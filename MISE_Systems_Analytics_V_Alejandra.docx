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C5611" w14:textId="77777777" w:rsidR="006C1A74" w:rsidRDefault="006C1A74">
      <w:pPr>
        <w:spacing w:before="2000" w:after="60"/>
      </w:pPr>
    </w:p>
    <w:p w14:paraId="13AC5612" w14:textId="77777777" w:rsidR="006C1A74" w:rsidRDefault="003D5ECC">
      <w:pPr>
        <w:spacing w:before="60" w:after="60"/>
        <w:jc w:val="center"/>
      </w:pPr>
      <w:r>
        <w:rPr>
          <w:b/>
          <w:bCs/>
          <w:color w:val="3A7CA5"/>
        </w:rPr>
        <w:t>MAESTRÍA EN INNOVACIÓN DE SISTEMAS ENERGÉTICOS — MISE</w:t>
      </w:r>
    </w:p>
    <w:p w14:paraId="13AC5613" w14:textId="77777777" w:rsidR="006C1A74" w:rsidRDefault="003D5ECC">
      <w:pPr>
        <w:spacing w:before="60" w:after="60"/>
        <w:jc w:val="center"/>
      </w:pPr>
      <w:r>
        <w:rPr>
          <w:color w:val="666666"/>
        </w:rPr>
        <w:t>Universidad de los Andes</w:t>
      </w:r>
    </w:p>
    <w:p w14:paraId="13AC5614" w14:textId="77777777" w:rsidR="006C1A74" w:rsidRDefault="006C1A74">
      <w:pPr>
        <w:spacing w:before="400" w:after="60"/>
      </w:pPr>
    </w:p>
    <w:p w14:paraId="13AC5615" w14:textId="77777777" w:rsidR="006C1A74" w:rsidRDefault="003D5ECC">
      <w:pPr>
        <w:spacing w:before="60" w:after="60"/>
        <w:jc w:val="center"/>
      </w:pPr>
      <w:r>
        <w:rPr>
          <w:b/>
          <w:bCs/>
          <w:color w:val="1B2A4A"/>
          <w:sz w:val="48"/>
          <w:szCs w:val="48"/>
        </w:rPr>
        <w:t>SYSTEMS ANALYTICS</w:t>
      </w:r>
    </w:p>
    <w:p w14:paraId="13AC5616" w14:textId="77777777" w:rsidR="006C1A74" w:rsidRDefault="006C1A74">
      <w:pPr>
        <w:spacing w:before="80" w:after="60"/>
      </w:pPr>
    </w:p>
    <w:p w14:paraId="13AC5617" w14:textId="77777777" w:rsidR="006C1A74" w:rsidRDefault="003D5ECC">
      <w:pPr>
        <w:spacing w:before="60" w:after="60"/>
        <w:jc w:val="center"/>
      </w:pPr>
      <w:r>
        <w:rPr>
          <w:b/>
          <w:bCs/>
          <w:color w:val="2E5090"/>
          <w:sz w:val="28"/>
          <w:szCs w:val="28"/>
        </w:rPr>
        <w:t>Análisis Sistémico de Proyectos Energéticos</w:t>
      </w:r>
    </w:p>
    <w:p w14:paraId="13AC5618" w14:textId="77777777" w:rsidR="006C1A74" w:rsidRDefault="006C1A74">
      <w:pPr>
        <w:spacing w:before="250" w:after="60"/>
      </w:pPr>
    </w:p>
    <w:p w14:paraId="13AC5619" w14:textId="77777777" w:rsidR="006C1A74" w:rsidRDefault="003D5ECC">
      <w:pPr>
        <w:spacing w:before="60" w:after="60"/>
        <w:jc w:val="center"/>
      </w:pPr>
      <w:r>
        <w:rPr>
          <w:i/>
          <w:iCs/>
          <w:color w:val="2E8B8B"/>
          <w:sz w:val="24"/>
          <w:szCs w:val="24"/>
        </w:rPr>
        <w:t>Pensamiento Sistémico · Dinámica de Sistemas · Análisis de Escenarios</w:t>
      </w:r>
    </w:p>
    <w:p w14:paraId="13AC561A" w14:textId="77777777" w:rsidR="006C1A74" w:rsidRDefault="006C1A74">
      <w:pPr>
        <w:spacing w:before="150" w:after="60"/>
      </w:pPr>
    </w:p>
    <w:p w14:paraId="13AC561B" w14:textId="77777777" w:rsidR="006C1A74" w:rsidRDefault="003D5ECC">
      <w:pPr>
        <w:spacing w:before="60" w:after="60"/>
        <w:jc w:val="center"/>
      </w:pPr>
      <w:r>
        <w:rPr>
          <w:color w:val="666666"/>
        </w:rPr>
        <w:t>Enfoque de Casos Aplicados al Sector Eléctrico Colombiano</w:t>
      </w:r>
    </w:p>
    <w:p w14:paraId="13AC561C" w14:textId="77777777" w:rsidR="006C1A74" w:rsidRDefault="003D5ECC">
      <w:pPr>
        <w:spacing w:before="60" w:after="60"/>
        <w:jc w:val="center"/>
      </w:pPr>
      <w:r>
        <w:rPr>
          <w:color w:val="666666"/>
        </w:rPr>
        <w:t>Curso de Maestría Profesionalizante | 8 Semanas | 2 Créditos</w:t>
      </w:r>
    </w:p>
    <w:p w14:paraId="13AC561D" w14:textId="77777777" w:rsidR="006C1A74" w:rsidRDefault="006C1A74">
      <w:pPr>
        <w:spacing w:before="400" w:after="60"/>
      </w:pPr>
    </w:p>
    <w:p w14:paraId="13AC561E" w14:textId="77777777" w:rsidR="006C1A74" w:rsidRDefault="003D5ECC">
      <w:pPr>
        <w:spacing w:before="60" w:after="60"/>
        <w:jc w:val="center"/>
      </w:pPr>
      <w:r>
        <w:rPr>
          <w:color w:val="666666"/>
          <w:sz w:val="24"/>
          <w:szCs w:val="24"/>
        </w:rPr>
        <w:t>2026</w:t>
      </w:r>
    </w:p>
    <w:p w14:paraId="13AC561F" w14:textId="77777777" w:rsidR="006C1A74" w:rsidRDefault="003D5ECC">
      <w:r>
        <w:br w:type="page"/>
      </w:r>
    </w:p>
    <w:p w14:paraId="13AC5620" w14:textId="77777777" w:rsidR="006C1A74" w:rsidRDefault="003D5ECC">
      <w:pPr>
        <w:pStyle w:val="Ttulo1"/>
      </w:pPr>
      <w:r>
        <w:lastRenderedPageBreak/>
        <w:t>1. INFORMACIÓN GENERAL DEL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C1A74" w14:paraId="13AC5623" w14:textId="77777777">
        <w:tc>
          <w:tcPr>
            <w:tcW w:w="3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621" w14:textId="77777777" w:rsidR="006C1A74" w:rsidRDefault="003D5ECC">
            <w:pPr>
              <w:spacing w:before="40" w:after="40"/>
              <w:jc w:val="center"/>
            </w:pPr>
            <w:r>
              <w:rPr>
                <w:b/>
                <w:bCs/>
                <w:color w:val="FFFFFF"/>
                <w:sz w:val="20"/>
                <w:szCs w:val="20"/>
              </w:rPr>
              <w:t>Campo</w:t>
            </w:r>
          </w:p>
        </w:tc>
        <w:tc>
          <w:tcPr>
            <w:tcW w:w="61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622" w14:textId="77777777" w:rsidR="006C1A74" w:rsidRDefault="003D5ECC">
            <w:pPr>
              <w:spacing w:before="40" w:after="40"/>
              <w:jc w:val="center"/>
            </w:pPr>
            <w:r>
              <w:rPr>
                <w:b/>
                <w:bCs/>
                <w:color w:val="FFFFFF"/>
                <w:sz w:val="20"/>
                <w:szCs w:val="20"/>
              </w:rPr>
              <w:t>Detalle</w:t>
            </w:r>
          </w:p>
        </w:tc>
      </w:tr>
      <w:tr w:rsidR="006C1A74" w14:paraId="13AC5626" w14:textId="77777777">
        <w:tc>
          <w:tcPr>
            <w:tcW w:w="3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24" w14:textId="77777777" w:rsidR="006C1A74" w:rsidRDefault="003D5ECC">
            <w:pPr>
              <w:spacing w:before="30" w:after="30"/>
            </w:pPr>
            <w:r>
              <w:rPr>
                <w:b/>
                <w:bCs/>
                <w:color w:val="333333"/>
                <w:sz w:val="20"/>
                <w:szCs w:val="20"/>
              </w:rPr>
              <w:t>Nombre del curso</w:t>
            </w:r>
          </w:p>
        </w:tc>
        <w:tc>
          <w:tcPr>
            <w:tcW w:w="61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25" w14:textId="77777777" w:rsidR="006C1A74" w:rsidRDefault="003D5ECC">
            <w:pPr>
              <w:spacing w:before="30" w:after="30"/>
            </w:pPr>
            <w:proofErr w:type="spellStart"/>
            <w:r>
              <w:rPr>
                <w:color w:val="333333"/>
                <w:sz w:val="20"/>
                <w:szCs w:val="20"/>
              </w:rPr>
              <w:t>Systems</w:t>
            </w:r>
            <w:proofErr w:type="spellEnd"/>
            <w:r>
              <w:rPr>
                <w:color w:val="333333"/>
                <w:sz w:val="20"/>
                <w:szCs w:val="20"/>
              </w:rPr>
              <w:t xml:space="preserve"> </w:t>
            </w:r>
            <w:proofErr w:type="spellStart"/>
            <w:r>
              <w:rPr>
                <w:color w:val="333333"/>
                <w:sz w:val="20"/>
                <w:szCs w:val="20"/>
              </w:rPr>
              <w:t>Analytics</w:t>
            </w:r>
            <w:proofErr w:type="spellEnd"/>
            <w:r>
              <w:rPr>
                <w:color w:val="333333"/>
                <w:sz w:val="20"/>
                <w:szCs w:val="20"/>
              </w:rPr>
              <w:t xml:space="preserve"> — Análisis Sistémico de Proyectos Energéticos</w:t>
            </w:r>
          </w:p>
        </w:tc>
      </w:tr>
      <w:tr w:rsidR="006C1A74" w14:paraId="13AC5629"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27" w14:textId="77777777" w:rsidR="006C1A74" w:rsidRDefault="003D5ECC">
            <w:pPr>
              <w:spacing w:before="30" w:after="30"/>
            </w:pPr>
            <w:r>
              <w:rPr>
                <w:b/>
                <w:bCs/>
                <w:color w:val="333333"/>
                <w:sz w:val="20"/>
                <w:szCs w:val="20"/>
              </w:rPr>
              <w:t>Código</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28" w14:textId="77777777" w:rsidR="006C1A74" w:rsidRDefault="003D5ECC">
            <w:pPr>
              <w:spacing w:before="30" w:after="30"/>
            </w:pPr>
            <w:r>
              <w:rPr>
                <w:color w:val="333333"/>
                <w:sz w:val="20"/>
                <w:szCs w:val="20"/>
              </w:rPr>
              <w:t>MISE-SYAN</w:t>
            </w:r>
          </w:p>
        </w:tc>
      </w:tr>
      <w:tr w:rsidR="006C1A74" w14:paraId="13AC562C" w14:textId="77777777">
        <w:tc>
          <w:tcPr>
            <w:tcW w:w="3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2A" w14:textId="77777777" w:rsidR="006C1A74" w:rsidRDefault="003D5ECC">
            <w:pPr>
              <w:spacing w:before="30" w:after="30"/>
            </w:pPr>
            <w:r>
              <w:rPr>
                <w:b/>
                <w:bCs/>
                <w:color w:val="333333"/>
                <w:sz w:val="20"/>
                <w:szCs w:val="20"/>
              </w:rPr>
              <w:t>Programa</w:t>
            </w:r>
          </w:p>
        </w:tc>
        <w:tc>
          <w:tcPr>
            <w:tcW w:w="61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2B" w14:textId="77777777" w:rsidR="006C1A74" w:rsidRDefault="003D5ECC">
            <w:pPr>
              <w:spacing w:before="30" w:after="30"/>
            </w:pPr>
            <w:r>
              <w:rPr>
                <w:color w:val="333333"/>
                <w:sz w:val="20"/>
                <w:szCs w:val="20"/>
              </w:rPr>
              <w:t>Maestría en Innovación de Sistemas Energéticos (MISE)</w:t>
            </w:r>
          </w:p>
        </w:tc>
      </w:tr>
      <w:tr w:rsidR="006C1A74" w14:paraId="13AC562F"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2D" w14:textId="77777777" w:rsidR="006C1A74" w:rsidRDefault="003D5ECC">
            <w:pPr>
              <w:spacing w:before="30" w:after="30"/>
            </w:pPr>
            <w:r>
              <w:rPr>
                <w:b/>
                <w:bCs/>
                <w:color w:val="333333"/>
                <w:sz w:val="20"/>
                <w:szCs w:val="20"/>
              </w:rPr>
              <w:t>Créditos</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2E" w14:textId="77777777" w:rsidR="006C1A74" w:rsidRDefault="003D5ECC">
            <w:pPr>
              <w:spacing w:before="30" w:after="30"/>
            </w:pPr>
            <w:r>
              <w:rPr>
                <w:color w:val="333333"/>
                <w:sz w:val="20"/>
                <w:szCs w:val="20"/>
              </w:rPr>
              <w:t>2 créditos (96 horas: 80 autónomas + 16 sincrónicas)</w:t>
            </w:r>
          </w:p>
        </w:tc>
      </w:tr>
      <w:tr w:rsidR="006C1A74" w14:paraId="13AC5632" w14:textId="77777777">
        <w:tc>
          <w:tcPr>
            <w:tcW w:w="3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30" w14:textId="77777777" w:rsidR="006C1A74" w:rsidRDefault="003D5ECC">
            <w:pPr>
              <w:spacing w:before="30" w:after="30"/>
            </w:pPr>
            <w:r>
              <w:rPr>
                <w:b/>
                <w:bCs/>
                <w:color w:val="333333"/>
                <w:sz w:val="20"/>
                <w:szCs w:val="20"/>
              </w:rPr>
              <w:t>Duración</w:t>
            </w:r>
          </w:p>
        </w:tc>
        <w:tc>
          <w:tcPr>
            <w:tcW w:w="61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31" w14:textId="77777777" w:rsidR="006C1A74" w:rsidRDefault="003D5ECC">
            <w:pPr>
              <w:spacing w:before="30" w:after="30"/>
            </w:pPr>
            <w:r>
              <w:rPr>
                <w:color w:val="333333"/>
                <w:sz w:val="20"/>
                <w:szCs w:val="20"/>
              </w:rPr>
              <w:t>8 semanas (12 horas de trabajo semanal)</w:t>
            </w:r>
          </w:p>
        </w:tc>
      </w:tr>
      <w:tr w:rsidR="006C1A74" w14:paraId="13AC5635"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33" w14:textId="77777777" w:rsidR="006C1A74" w:rsidRDefault="003D5ECC">
            <w:pPr>
              <w:spacing w:before="30" w:after="30"/>
            </w:pPr>
            <w:r>
              <w:rPr>
                <w:b/>
                <w:bCs/>
                <w:color w:val="333333"/>
                <w:sz w:val="20"/>
                <w:szCs w:val="20"/>
              </w:rPr>
              <w:t>Modelo pedagógico</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34" w14:textId="77777777" w:rsidR="006C1A74" w:rsidRDefault="003D5ECC">
            <w:pPr>
              <w:spacing w:before="30" w:after="30"/>
            </w:pPr>
            <w:r>
              <w:rPr>
                <w:color w:val="333333"/>
                <w:sz w:val="20"/>
                <w:szCs w:val="20"/>
              </w:rPr>
              <w:t>Aula invertida: 10 h autónomas + sesión sincrónica semanal de 2 h</w:t>
            </w:r>
          </w:p>
        </w:tc>
      </w:tr>
      <w:tr w:rsidR="006C1A74" w14:paraId="13AC5638" w14:textId="77777777">
        <w:tc>
          <w:tcPr>
            <w:tcW w:w="3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36" w14:textId="77777777" w:rsidR="006C1A74" w:rsidRDefault="003D5ECC">
            <w:pPr>
              <w:spacing w:before="30" w:after="30"/>
            </w:pPr>
            <w:r>
              <w:rPr>
                <w:b/>
                <w:bCs/>
                <w:color w:val="333333"/>
                <w:sz w:val="20"/>
                <w:szCs w:val="20"/>
              </w:rPr>
              <w:t>Modalidad</w:t>
            </w:r>
          </w:p>
        </w:tc>
        <w:tc>
          <w:tcPr>
            <w:tcW w:w="61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37" w14:textId="77777777" w:rsidR="006C1A74" w:rsidRDefault="003D5ECC">
            <w:pPr>
              <w:spacing w:before="30" w:after="30"/>
            </w:pPr>
            <w:r>
              <w:rPr>
                <w:color w:val="333333"/>
                <w:sz w:val="20"/>
                <w:szCs w:val="20"/>
              </w:rPr>
              <w:t>Virtual con sesión sincrónica semanal de 2 horas</w:t>
            </w:r>
          </w:p>
        </w:tc>
      </w:tr>
      <w:tr w:rsidR="006C1A74" w14:paraId="13AC563B"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39" w14:textId="77777777" w:rsidR="006C1A74" w:rsidRDefault="003D5ECC">
            <w:pPr>
              <w:spacing w:before="30" w:after="30"/>
            </w:pPr>
            <w:r>
              <w:rPr>
                <w:b/>
                <w:bCs/>
                <w:color w:val="333333"/>
                <w:sz w:val="20"/>
                <w:szCs w:val="20"/>
              </w:rPr>
              <w:t>Prerrequisitos</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3A" w14:textId="77777777" w:rsidR="006C1A74" w:rsidRDefault="003D5ECC">
            <w:pPr>
              <w:spacing w:before="30" w:after="30"/>
            </w:pPr>
            <w:r>
              <w:rPr>
                <w:color w:val="333333"/>
                <w:sz w:val="20"/>
                <w:szCs w:val="20"/>
              </w:rPr>
              <w:t>Fundamentos de sistemas de potencia, economía de la energía, estadística básica. Programación básica en Python deseable pero no obligatoria.</w:t>
            </w:r>
          </w:p>
        </w:tc>
      </w:tr>
      <w:tr w:rsidR="006C1A74" w:rsidRPr="0094264C" w14:paraId="13AC563E" w14:textId="77777777">
        <w:tc>
          <w:tcPr>
            <w:tcW w:w="3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3C" w14:textId="77777777" w:rsidR="006C1A74" w:rsidRDefault="003D5ECC">
            <w:pPr>
              <w:spacing w:before="30" w:after="30"/>
            </w:pPr>
            <w:r>
              <w:rPr>
                <w:b/>
                <w:bCs/>
                <w:color w:val="333333"/>
                <w:sz w:val="20"/>
                <w:szCs w:val="20"/>
              </w:rPr>
              <w:t>Herramientas</w:t>
            </w:r>
          </w:p>
        </w:tc>
        <w:tc>
          <w:tcPr>
            <w:tcW w:w="61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3D" w14:textId="77777777" w:rsidR="006C1A74" w:rsidRPr="00E50ACC" w:rsidRDefault="003D5ECC">
            <w:pPr>
              <w:spacing w:before="30" w:after="30"/>
              <w:rPr>
                <w:lang w:val="pt-BR"/>
              </w:rPr>
            </w:pPr>
            <w:proofErr w:type="spellStart"/>
            <w:r w:rsidRPr="00E50ACC">
              <w:rPr>
                <w:color w:val="333333"/>
                <w:sz w:val="20"/>
                <w:szCs w:val="20"/>
                <w:lang w:val="pt-BR"/>
              </w:rPr>
              <w:t>Vensim</w:t>
            </w:r>
            <w:proofErr w:type="spellEnd"/>
            <w:r w:rsidRPr="00E50ACC">
              <w:rPr>
                <w:color w:val="333333"/>
                <w:sz w:val="20"/>
                <w:szCs w:val="20"/>
                <w:lang w:val="pt-BR"/>
              </w:rPr>
              <w:t xml:space="preserve"> PLE (principal), Python / </w:t>
            </w:r>
            <w:proofErr w:type="spellStart"/>
            <w:r w:rsidRPr="00E50ACC">
              <w:rPr>
                <w:color w:val="333333"/>
                <w:sz w:val="20"/>
                <w:szCs w:val="20"/>
                <w:lang w:val="pt-BR"/>
              </w:rPr>
              <w:t>Jupyter</w:t>
            </w:r>
            <w:proofErr w:type="spellEnd"/>
            <w:r w:rsidRPr="00E50ACC">
              <w:rPr>
                <w:color w:val="333333"/>
                <w:sz w:val="20"/>
                <w:szCs w:val="20"/>
                <w:lang w:val="pt-BR"/>
              </w:rPr>
              <w:t xml:space="preserve"> Notebooks (complementaria)</w:t>
            </w:r>
          </w:p>
        </w:tc>
      </w:tr>
    </w:tbl>
    <w:p w14:paraId="13AC563F" w14:textId="77777777" w:rsidR="006C1A74" w:rsidRDefault="003D5ECC">
      <w:pPr>
        <w:pStyle w:val="Ttulo1"/>
      </w:pPr>
      <w:r>
        <w:t>2. VISIÓN DEL CURSO</w:t>
      </w:r>
    </w:p>
    <w:p w14:paraId="13AC5640" w14:textId="77777777" w:rsidR="006C1A74" w:rsidRDefault="003D5ECC">
      <w:pPr>
        <w:pStyle w:val="Ttulo2"/>
      </w:pPr>
      <w:r>
        <w:t xml:space="preserve">2.1 ¿Por qué </w:t>
      </w:r>
      <w:proofErr w:type="spellStart"/>
      <w:r>
        <w:t>Systems</w:t>
      </w:r>
      <w:proofErr w:type="spellEnd"/>
      <w:r>
        <w:t xml:space="preserve"> </w:t>
      </w:r>
      <w:proofErr w:type="spellStart"/>
      <w:r>
        <w:t>Analytics</w:t>
      </w:r>
      <w:proofErr w:type="spellEnd"/>
      <w:r>
        <w:t xml:space="preserve"> en la MISE?</w:t>
      </w:r>
    </w:p>
    <w:p w14:paraId="13AC5641" w14:textId="30E021CC" w:rsidR="006C1A74" w:rsidRDefault="003D5ECC" w:rsidP="13EAF9A5">
      <w:pPr>
        <w:spacing w:before="120" w:after="100"/>
        <w:rPr>
          <w:color w:val="333333"/>
        </w:rPr>
      </w:pPr>
      <w:r w:rsidRPr="2898CFD3">
        <w:rPr>
          <w:color w:val="333333"/>
        </w:rPr>
        <w:t xml:space="preserve">La MISE </w:t>
      </w:r>
      <w:proofErr w:type="gramStart"/>
      <w:r w:rsidRPr="2898CFD3">
        <w:rPr>
          <w:color w:val="333333"/>
        </w:rPr>
        <w:t>forma profesionales</w:t>
      </w:r>
      <w:proofErr w:type="gramEnd"/>
      <w:r w:rsidRPr="2898CFD3">
        <w:rPr>
          <w:color w:val="333333"/>
        </w:rPr>
        <w:t xml:space="preserve"> que puedan "liderar la gestión energética con visión técnica, económica, ambiental y social." Esto implica que el egresado no solo debe entender la física del sistema eléctrico, sino ver el proyecto energético como </w:t>
      </w:r>
      <w:commentRangeStart w:id="0"/>
      <w:commentRangeStart w:id="1"/>
      <w:r w:rsidR="0A4CDE69" w:rsidRPr="2898CFD3">
        <w:rPr>
          <w:rFonts w:ascii="Segoe UI" w:eastAsia="Segoe UI" w:hAnsi="Segoe UI" w:cs="Segoe UI"/>
          <w:color w:val="FFFFFF" w:themeColor="background1"/>
          <w:sz w:val="21"/>
          <w:szCs w:val="21"/>
        </w:rPr>
        <w:t>una forma de integración de las partes de un sistema complejo</w:t>
      </w:r>
      <w:r w:rsidRPr="2898CFD3">
        <w:rPr>
          <w:color w:val="333333"/>
        </w:rPr>
        <w:t xml:space="preserve"> </w:t>
      </w:r>
      <w:commentRangeEnd w:id="0"/>
      <w:r>
        <w:commentReference w:id="0"/>
      </w:r>
      <w:commentRangeEnd w:id="1"/>
      <w:r>
        <w:commentReference w:id="1"/>
      </w:r>
      <w:r w:rsidRPr="2898CFD3">
        <w:rPr>
          <w:color w:val="333333"/>
        </w:rPr>
        <w:t xml:space="preserve"> donde interactúan infraestructura, mercados, reguladores, comunidades y el clima. El análisis convencional de proyectos — VPN, TIR, análisis de sensibilidad estático — </w:t>
      </w:r>
      <w:r w:rsidR="4FCAD1C2" w:rsidRPr="2898CFD3">
        <w:rPr>
          <w:color w:val="333333"/>
        </w:rPr>
        <w:t>no es suficiente</w:t>
      </w:r>
      <w:r w:rsidRPr="2898CFD3">
        <w:rPr>
          <w:color w:val="333333"/>
        </w:rPr>
        <w:t xml:space="preserve"> cuando el sistema exhibe retroalimentaciones, retardos, comportamiento emergente y futuros radicalmente inciertos.</w:t>
      </w:r>
    </w:p>
    <w:p w14:paraId="13AC5642" w14:textId="22A347BE" w:rsidR="006C1A74" w:rsidRDefault="003D5ECC" w:rsidP="2030D868">
      <w:pPr>
        <w:spacing w:before="80" w:after="100"/>
        <w:rPr>
          <w:color w:val="333333"/>
        </w:rPr>
      </w:pPr>
      <w:r w:rsidRPr="2898CFD3">
        <w:rPr>
          <w:color w:val="333333"/>
        </w:rPr>
        <w:t xml:space="preserve">Systems Analytics equipa al estudiante con herramientas </w:t>
      </w:r>
      <w:r w:rsidR="3DC6B95B" w:rsidRPr="2898CFD3">
        <w:rPr>
          <w:color w:val="333333"/>
        </w:rPr>
        <w:t>relevantes</w:t>
      </w:r>
      <w:r w:rsidRPr="2898CFD3">
        <w:rPr>
          <w:color w:val="333333"/>
        </w:rPr>
        <w:t xml:space="preserve"> en la práctica profesional del sector: pensamiento sistémico y diagramas de lazos causales (la </w:t>
      </w:r>
      <w:r w:rsidR="00E50ACC" w:rsidRPr="2898CFD3">
        <w:rPr>
          <w:color w:val="333333"/>
        </w:rPr>
        <w:t>lengua</w:t>
      </w:r>
      <w:r w:rsidRPr="2898CFD3">
        <w:rPr>
          <w:color w:val="333333"/>
        </w:rPr>
        <w:t xml:space="preserve"> franca de la consultoría estratégica), dinámica de sistemas (herramienta consolidada en planificación energética), y análisis de escenarios bajo incertidumbre (práctica estándar en </w:t>
      </w:r>
      <w:r w:rsidRPr="2898CFD3">
        <w:rPr>
          <w:i/>
          <w:iCs/>
          <w:color w:val="333333"/>
        </w:rPr>
        <w:t>utilities</w:t>
      </w:r>
      <w:r w:rsidRPr="2898CFD3">
        <w:rPr>
          <w:color w:val="333333"/>
        </w:rPr>
        <w:t xml:space="preserve">, reguladores, </w:t>
      </w:r>
      <w:commentRangeStart w:id="2"/>
      <w:r w:rsidRPr="2898CFD3">
        <w:rPr>
          <w:color w:val="333333"/>
        </w:rPr>
        <w:t xml:space="preserve">consultoras e inversionistas desde McKinsey hasta IRENA y </w:t>
      </w:r>
      <w:commentRangeStart w:id="3"/>
      <w:r w:rsidRPr="2898CFD3">
        <w:rPr>
          <w:color w:val="333333"/>
        </w:rPr>
        <w:t>RAND</w:t>
      </w:r>
      <w:commentRangeEnd w:id="2"/>
      <w:r>
        <w:commentReference w:id="2"/>
      </w:r>
      <w:commentRangeEnd w:id="3"/>
      <w:r>
        <w:commentReference w:id="3"/>
      </w:r>
      <w:r w:rsidRPr="2898CFD3">
        <w:rPr>
          <w:color w:val="333333"/>
        </w:rPr>
        <w:t xml:space="preserve">). </w:t>
      </w:r>
      <w:r w:rsidR="030CC6F1" w:rsidRPr="2898CFD3">
        <w:rPr>
          <w:color w:val="333333"/>
        </w:rPr>
        <w:t>Así, el</w:t>
      </w:r>
      <w:r w:rsidRPr="2898CFD3">
        <w:rPr>
          <w:color w:val="333333"/>
        </w:rPr>
        <w:t xml:space="preserve"> curso </w:t>
      </w:r>
      <w:r w:rsidR="5A434669" w:rsidRPr="2898CFD3">
        <w:rPr>
          <w:color w:val="333333"/>
        </w:rPr>
        <w:t>desarrolla el</w:t>
      </w:r>
      <w:r w:rsidRPr="2898CFD3">
        <w:rPr>
          <w:color w:val="333333"/>
        </w:rPr>
        <w:t xml:space="preserve"> pensamiento </w:t>
      </w:r>
      <w:commentRangeStart w:id="4"/>
      <w:r w:rsidR="0CC95010" w:rsidRPr="2898CFD3">
        <w:rPr>
          <w:color w:val="333333"/>
        </w:rPr>
        <w:t>sistémico</w:t>
      </w:r>
      <w:commentRangeEnd w:id="4"/>
      <w:r>
        <w:commentReference w:id="4"/>
      </w:r>
      <w:r w:rsidR="090A6B11" w:rsidRPr="2898CFD3">
        <w:rPr>
          <w:color w:val="333333"/>
        </w:rPr>
        <w:t xml:space="preserve">, aplicado de forma concreta mediante </w:t>
      </w:r>
      <w:r w:rsidRPr="2898CFD3">
        <w:rPr>
          <w:color w:val="333333"/>
        </w:rPr>
        <w:t>herramientas cuantitativas</w:t>
      </w:r>
      <w:r w:rsidR="153C0EB4" w:rsidRPr="2898CFD3">
        <w:rPr>
          <w:color w:val="333333"/>
        </w:rPr>
        <w:t xml:space="preserve"> modernas</w:t>
      </w:r>
      <w:r w:rsidRPr="2898CFD3">
        <w:rPr>
          <w:color w:val="333333"/>
        </w:rPr>
        <w:t>.</w:t>
      </w:r>
    </w:p>
    <w:p w14:paraId="13AC5643" w14:textId="77777777" w:rsidR="006C1A74" w:rsidRDefault="003D5ECC">
      <w:pPr>
        <w:pStyle w:val="Ttulo2"/>
      </w:pPr>
      <w:r>
        <w:t>2.2 Posicionamiento Internacional</w:t>
      </w:r>
    </w:p>
    <w:p w14:paraId="13AC5644" w14:textId="3102936F" w:rsidR="006C1A74" w:rsidRDefault="003D5ECC">
      <w:pPr>
        <w:spacing w:before="80" w:after="100"/>
      </w:pPr>
      <w:r w:rsidRPr="00CE5588">
        <w:rPr>
          <w:color w:val="333333"/>
          <w:highlight w:val="cyan"/>
          <w:rPrChange w:id="5" w:author="Camilo Hernando Gomez Castro" w:date="2026-04-07T10:58:00Z">
            <w:rPr>
              <w:color w:val="333333"/>
            </w:rPr>
          </w:rPrChange>
        </w:rPr>
        <w:t>Un benchmarking contra MIT, TU Delft, ETH Zurich y Stanford revela que los cursos de sistemas energéticos existentes se centran en análisis tecno-económico (MIT/Sesame), análisis de actores cualitativo (Delft), optimización matemática (ETH/MILP) o fundamentos físicos (Stanford)</w:t>
      </w:r>
      <w:r w:rsidRPr="2898CFD3">
        <w:rPr>
          <w:color w:val="333333"/>
        </w:rPr>
        <w:t>. La MISE se diferencia con un enfoque que integra pensamiento sistémico, modelamiento dinámico y análisis de escenarios, todo anclado en casos reales del sector colombiano — un sistema híbrido hidro-térmico expuesto a</w:t>
      </w:r>
      <w:r w:rsidR="5AA32F43" w:rsidRPr="2898CFD3">
        <w:rPr>
          <w:color w:val="333333"/>
        </w:rPr>
        <w:t xml:space="preserve"> </w:t>
      </w:r>
      <w:r w:rsidR="79207F71" w:rsidRPr="2898CFD3">
        <w:rPr>
          <w:color w:val="333333"/>
        </w:rPr>
        <w:t>l</w:t>
      </w:r>
      <w:r w:rsidR="754CB043" w:rsidRPr="2898CFD3">
        <w:rPr>
          <w:color w:val="333333"/>
        </w:rPr>
        <w:t>os</w:t>
      </w:r>
      <w:r w:rsidR="79207F71" w:rsidRPr="2898CFD3">
        <w:rPr>
          <w:color w:val="333333"/>
        </w:rPr>
        <w:t xml:space="preserve"> fenómeno</w:t>
      </w:r>
      <w:r w:rsidR="7FBD64EF" w:rsidRPr="2898CFD3">
        <w:rPr>
          <w:color w:val="333333"/>
        </w:rPr>
        <w:t>s del</w:t>
      </w:r>
      <w:commentRangeStart w:id="6"/>
      <w:commentRangeStart w:id="7"/>
      <w:r w:rsidRPr="2898CFD3">
        <w:rPr>
          <w:color w:val="333333"/>
        </w:rPr>
        <w:t xml:space="preserve"> Niño</w:t>
      </w:r>
      <w:r w:rsidR="6A778601" w:rsidRPr="2898CFD3">
        <w:rPr>
          <w:color w:val="333333"/>
        </w:rPr>
        <w:t xml:space="preserve"> y de La Niña</w:t>
      </w:r>
      <w:commentRangeEnd w:id="6"/>
      <w:r>
        <w:commentReference w:id="6"/>
      </w:r>
      <w:commentRangeEnd w:id="7"/>
      <w:r>
        <w:commentReference w:id="7"/>
      </w:r>
      <w:r w:rsidRPr="2898CFD3">
        <w:rPr>
          <w:color w:val="333333"/>
        </w:rPr>
        <w:t>, con entrada acelerada de FNCER, tensiones de consulta previa y un mercado mayorista con dinámicas propias.</w:t>
      </w:r>
    </w:p>
    <w:p w14:paraId="13AC5645" w14:textId="77777777" w:rsidR="006C1A74" w:rsidRDefault="003D5ECC">
      <w:pPr>
        <w:pStyle w:val="Ttulo2"/>
      </w:pPr>
      <w:r>
        <w:lastRenderedPageBreak/>
        <w:t>2.3 Principios de Diseño</w:t>
      </w:r>
    </w:p>
    <w:p w14:paraId="13AC5646" w14:textId="29D9F115" w:rsidR="006C1A74" w:rsidRPr="00CE5588" w:rsidRDefault="003D5ECC">
      <w:pPr>
        <w:spacing w:before="100" w:after="60"/>
        <w:rPr>
          <w:highlight w:val="cyan"/>
          <w:rPrChange w:id="8" w:author="Camilo Hernando Gomez Castro" w:date="2026-04-07T10:58:00Z">
            <w:rPr/>
          </w:rPrChange>
        </w:rPr>
      </w:pPr>
      <w:r w:rsidRPr="00CE5588">
        <w:rPr>
          <w:b/>
          <w:bCs/>
          <w:color w:val="333333"/>
          <w:highlight w:val="cyan"/>
          <w:rPrChange w:id="9" w:author="Camilo Hernando Gomez Castro" w:date="2026-04-07T10:58:00Z">
            <w:rPr>
              <w:b/>
              <w:bCs/>
              <w:color w:val="333333"/>
            </w:rPr>
          </w:rPrChange>
        </w:rPr>
        <w:t xml:space="preserve">Caso aplicado como vehículo pedagógico. </w:t>
      </w:r>
      <w:r w:rsidRPr="00CE5588">
        <w:rPr>
          <w:color w:val="333333"/>
          <w:highlight w:val="cyan"/>
          <w:rPrChange w:id="10" w:author="Camilo Hernando Gomez Castro" w:date="2026-04-07T10:58:00Z">
            <w:rPr>
              <w:color w:val="333333"/>
            </w:rPr>
          </w:rPrChange>
        </w:rPr>
        <w:t xml:space="preserve">Cada semana gira alrededor de un caso energético colombiano real. La teoría se introduce al servicio del caso, no al revés. El egresado de una maestría profesionalizante debe poder usar lo </w:t>
      </w:r>
      <w:proofErr w:type="gramStart"/>
      <w:r w:rsidRPr="00CE5588">
        <w:rPr>
          <w:color w:val="333333"/>
          <w:highlight w:val="cyan"/>
          <w:rPrChange w:id="11" w:author="Camilo Hernando Gomez Castro" w:date="2026-04-07T10:58:00Z">
            <w:rPr>
              <w:color w:val="333333"/>
            </w:rPr>
          </w:rPrChange>
        </w:rPr>
        <w:t xml:space="preserve">aprendido </w:t>
      </w:r>
      <w:commentRangeStart w:id="12"/>
      <w:r w:rsidRPr="00CE5588">
        <w:rPr>
          <w:color w:val="333333"/>
          <w:highlight w:val="cyan"/>
          <w:rPrChange w:id="13" w:author="Camilo Hernando Gomez Castro" w:date="2026-04-07T10:58:00Z">
            <w:rPr>
              <w:color w:val="333333"/>
            </w:rPr>
          </w:rPrChange>
        </w:rPr>
        <w:t xml:space="preserve"> en</w:t>
      </w:r>
      <w:proofErr w:type="gramEnd"/>
      <w:r w:rsidRPr="00CE5588">
        <w:rPr>
          <w:color w:val="333333"/>
          <w:highlight w:val="cyan"/>
          <w:rPrChange w:id="14" w:author="Camilo Hernando Gomez Castro" w:date="2026-04-07T10:58:00Z">
            <w:rPr>
              <w:color w:val="333333"/>
            </w:rPr>
          </w:rPrChange>
        </w:rPr>
        <w:t xml:space="preserve"> su </w:t>
      </w:r>
      <w:r w:rsidR="1FDF05EF" w:rsidRPr="00CE5588">
        <w:rPr>
          <w:color w:val="333333"/>
          <w:highlight w:val="cyan"/>
          <w:rPrChange w:id="15" w:author="Camilo Hernando Gomez Castro" w:date="2026-04-07T10:58:00Z">
            <w:rPr>
              <w:color w:val="333333"/>
            </w:rPr>
          </w:rPrChange>
        </w:rPr>
        <w:t>día a d</w:t>
      </w:r>
      <w:r w:rsidR="55659F8B" w:rsidRPr="00CE5588">
        <w:rPr>
          <w:color w:val="333333"/>
          <w:highlight w:val="cyan"/>
          <w:rPrChange w:id="16" w:author="Camilo Hernando Gomez Castro" w:date="2026-04-07T10:58:00Z">
            <w:rPr>
              <w:color w:val="333333"/>
            </w:rPr>
          </w:rPrChange>
        </w:rPr>
        <w:t>ía</w:t>
      </w:r>
      <w:commentRangeEnd w:id="12"/>
      <w:r w:rsidRPr="00CE5588">
        <w:rPr>
          <w:highlight w:val="cyan"/>
          <w:rPrChange w:id="17" w:author="Camilo Hernando Gomez Castro" w:date="2026-04-07T10:58:00Z">
            <w:rPr/>
          </w:rPrChange>
        </w:rPr>
        <w:commentReference w:id="12"/>
      </w:r>
      <w:r w:rsidRPr="00CE5588">
        <w:rPr>
          <w:color w:val="333333"/>
          <w:highlight w:val="cyan"/>
          <w:rPrChange w:id="18" w:author="Camilo Hernando Gomez Castro" w:date="2026-04-07T10:58:00Z">
            <w:rPr>
              <w:color w:val="333333"/>
            </w:rPr>
          </w:rPrChange>
        </w:rPr>
        <w:t>.</w:t>
      </w:r>
    </w:p>
    <w:p w14:paraId="13AC5647" w14:textId="77777777" w:rsidR="006C1A74" w:rsidRPr="00CE5588" w:rsidRDefault="003D5ECC">
      <w:pPr>
        <w:spacing w:before="60" w:after="60"/>
        <w:rPr>
          <w:highlight w:val="cyan"/>
          <w:rPrChange w:id="19" w:author="Camilo Hernando Gomez Castro" w:date="2026-04-07T10:58:00Z">
            <w:rPr/>
          </w:rPrChange>
        </w:rPr>
      </w:pPr>
      <w:r w:rsidRPr="00CE5588">
        <w:rPr>
          <w:b/>
          <w:bCs/>
          <w:color w:val="333333"/>
          <w:highlight w:val="cyan"/>
          <w:rPrChange w:id="20" w:author="Camilo Hernando Gomez Castro" w:date="2026-04-07T10:58:00Z">
            <w:rPr>
              <w:b/>
              <w:bCs/>
              <w:color w:val="333333"/>
            </w:rPr>
          </w:rPrChange>
        </w:rPr>
        <w:t xml:space="preserve">Andamiaje gradual. </w:t>
      </w:r>
      <w:r w:rsidRPr="00CE5588">
        <w:rPr>
          <w:color w:val="333333"/>
          <w:highlight w:val="cyan"/>
          <w:rPrChange w:id="21" w:author="Camilo Hernando Gomez Castro" w:date="2026-04-07T10:58:00Z">
            <w:rPr>
              <w:color w:val="333333"/>
            </w:rPr>
          </w:rPrChange>
        </w:rPr>
        <w:t>El curso asume que es la primera exposición del estudiante al análisis sistémico. Las semanas 1-2 son puramente cualitativas (pensar y dibujar). Las semanas 3-4 formalizan con dinámica de sistemas cuantitativa. Las semanas 5-6 introducen escenarios e incertidumbre. Las semanas 7-8 integran todo en un entregable profesional.</w:t>
      </w:r>
    </w:p>
    <w:p w14:paraId="13AC5648" w14:textId="4C0D37BF" w:rsidR="006C1A74" w:rsidRPr="00CE5588" w:rsidRDefault="003D5ECC" w:rsidP="13EAF9A5">
      <w:pPr>
        <w:spacing w:before="60" w:after="60"/>
        <w:rPr>
          <w:color w:val="333333"/>
          <w:highlight w:val="cyan"/>
          <w:rPrChange w:id="22" w:author="Camilo Hernando Gomez Castro" w:date="2026-04-07T10:58:00Z">
            <w:rPr>
              <w:color w:val="333333"/>
            </w:rPr>
          </w:rPrChange>
        </w:rPr>
      </w:pPr>
      <w:r w:rsidRPr="00CE5588">
        <w:rPr>
          <w:b/>
          <w:bCs/>
          <w:color w:val="333333"/>
          <w:highlight w:val="cyan"/>
          <w:rPrChange w:id="23" w:author="Camilo Hernando Gomez Castro" w:date="2026-04-07T10:58:00Z">
            <w:rPr>
              <w:b/>
              <w:bCs/>
              <w:color w:val="333333"/>
            </w:rPr>
          </w:rPrChange>
        </w:rPr>
        <w:t xml:space="preserve">El proyecto como producto profesional. </w:t>
      </w:r>
      <w:r w:rsidRPr="00CE5588">
        <w:rPr>
          <w:color w:val="333333"/>
          <w:highlight w:val="cyan"/>
          <w:rPrChange w:id="24" w:author="Camilo Hernando Gomez Castro" w:date="2026-04-07T10:58:00Z">
            <w:rPr>
              <w:color w:val="333333"/>
            </w:rPr>
          </w:rPrChange>
        </w:rPr>
        <w:t>El proyecto integrador ocupa 3+ horas semanales y 45% de la nota. El entregable final es un informe de consultoría sistémica: un documento que un tomador de decisiones del sector podría usar como insumo para una decisión real</w:t>
      </w:r>
      <w:r w:rsidR="2E0B3A15" w:rsidRPr="00CE5588">
        <w:rPr>
          <w:color w:val="333333"/>
          <w:highlight w:val="cyan"/>
          <w:rPrChange w:id="25" w:author="Camilo Hernando Gomez Castro" w:date="2026-04-07T10:58:00Z">
            <w:rPr>
              <w:color w:val="333333"/>
            </w:rPr>
          </w:rPrChange>
        </w:rPr>
        <w:t xml:space="preserve">, con lineamientos sobre posibles </w:t>
      </w:r>
      <w:r w:rsidR="345CF5B5" w:rsidRPr="00CE5588">
        <w:rPr>
          <w:color w:val="333333"/>
          <w:highlight w:val="cyan"/>
          <w:rPrChange w:id="26" w:author="Camilo Hernando Gomez Castro" w:date="2026-04-07T10:58:00Z">
            <w:rPr>
              <w:color w:val="333333"/>
            </w:rPr>
          </w:rPrChange>
        </w:rPr>
        <w:t xml:space="preserve">direccionamientos </w:t>
      </w:r>
      <w:r w:rsidR="2E0B3A15" w:rsidRPr="00CE5588">
        <w:rPr>
          <w:color w:val="333333"/>
          <w:highlight w:val="cyan"/>
          <w:rPrChange w:id="27" w:author="Camilo Hernando Gomez Castro" w:date="2026-04-07T10:58:00Z">
            <w:rPr>
              <w:color w:val="333333"/>
            </w:rPr>
          </w:rPrChange>
        </w:rPr>
        <w:t>del proyecto</w:t>
      </w:r>
      <w:r w:rsidR="069C5AB4" w:rsidRPr="00CE5588">
        <w:rPr>
          <w:color w:val="333333"/>
          <w:highlight w:val="cyan"/>
          <w:rPrChange w:id="28" w:author="Camilo Hernando Gomez Castro" w:date="2026-04-07T10:58:00Z">
            <w:rPr>
              <w:color w:val="333333"/>
            </w:rPr>
          </w:rPrChange>
        </w:rPr>
        <w:t xml:space="preserve"> en el futuro</w:t>
      </w:r>
      <w:r w:rsidRPr="00CE5588">
        <w:rPr>
          <w:color w:val="333333"/>
          <w:highlight w:val="cyan"/>
          <w:rPrChange w:id="29" w:author="Camilo Hernando Gomez Castro" w:date="2026-04-07T10:58:00Z">
            <w:rPr>
              <w:color w:val="333333"/>
            </w:rPr>
          </w:rPrChange>
        </w:rPr>
        <w:t>.</w:t>
      </w:r>
    </w:p>
    <w:p w14:paraId="13AC5649" w14:textId="70DC1ECB" w:rsidR="006C1A74" w:rsidRDefault="003D5ECC">
      <w:pPr>
        <w:spacing w:before="60" w:after="120"/>
      </w:pPr>
      <w:proofErr w:type="gramStart"/>
      <w:r w:rsidRPr="00CE5588">
        <w:rPr>
          <w:b/>
          <w:bCs/>
          <w:color w:val="333333"/>
          <w:highlight w:val="cyan"/>
          <w:rPrChange w:id="30" w:author="Camilo Hernando Gomez Castro" w:date="2026-04-07T10:58:00Z">
            <w:rPr>
              <w:b/>
              <w:bCs/>
              <w:color w:val="333333"/>
            </w:rPr>
          </w:rPrChange>
        </w:rPr>
        <w:t>Herramientas  práctica</w:t>
      </w:r>
      <w:r w:rsidR="6FCAAB5C" w:rsidRPr="00CE5588">
        <w:rPr>
          <w:b/>
          <w:bCs/>
          <w:color w:val="333333"/>
          <w:highlight w:val="cyan"/>
          <w:rPrChange w:id="31" w:author="Camilo Hernando Gomez Castro" w:date="2026-04-07T10:58:00Z">
            <w:rPr>
              <w:b/>
              <w:bCs/>
              <w:color w:val="333333"/>
            </w:rPr>
          </w:rPrChange>
        </w:rPr>
        <w:t>s</w:t>
      </w:r>
      <w:proofErr w:type="gramEnd"/>
      <w:r w:rsidRPr="00CE5588">
        <w:rPr>
          <w:b/>
          <w:bCs/>
          <w:color w:val="333333"/>
          <w:highlight w:val="cyan"/>
          <w:rPrChange w:id="32" w:author="Camilo Hernando Gomez Castro" w:date="2026-04-07T10:58:00Z">
            <w:rPr>
              <w:b/>
              <w:bCs/>
              <w:color w:val="333333"/>
            </w:rPr>
          </w:rPrChange>
        </w:rPr>
        <w:t xml:space="preserve">. </w:t>
      </w:r>
      <w:r w:rsidRPr="00CE5588">
        <w:rPr>
          <w:color w:val="333333"/>
          <w:highlight w:val="cyan"/>
          <w:rPrChange w:id="33" w:author="Camilo Hernando Gomez Castro" w:date="2026-04-07T10:58:00Z">
            <w:rPr>
              <w:color w:val="333333"/>
            </w:rPr>
          </w:rPrChange>
        </w:rPr>
        <w:t xml:space="preserve">Se priorizan las herramientas que efectivamente usan profesionales del sector: diagramas de lazos causales (consultoría estratégica), dinámica de sistemas en Vensim (planificación energética), y análisis de escenarios con Python (utilities, reguladores, inversionistas). Herramientas más académicas </w:t>
      </w:r>
      <w:proofErr w:type="gramStart"/>
      <w:r w:rsidRPr="00CE5588">
        <w:rPr>
          <w:color w:val="333333"/>
          <w:highlight w:val="cyan"/>
          <w:rPrChange w:id="34" w:author="Camilo Hernando Gomez Castro" w:date="2026-04-07T10:58:00Z">
            <w:rPr>
              <w:color w:val="333333"/>
            </w:rPr>
          </w:rPrChange>
        </w:rPr>
        <w:t>como  Robust</w:t>
      </w:r>
      <w:proofErr w:type="gramEnd"/>
      <w:r w:rsidRPr="00CE5588">
        <w:rPr>
          <w:color w:val="333333"/>
          <w:highlight w:val="cyan"/>
          <w:rPrChange w:id="35" w:author="Camilo Hernando Gomez Castro" w:date="2026-04-07T10:58:00Z">
            <w:rPr>
              <w:color w:val="333333"/>
            </w:rPr>
          </w:rPrChange>
        </w:rPr>
        <w:t xml:space="preserve"> Decision Making formal (Rhodium/PRIM) se presentan como ventanas al estado del arte, no como competencias exigidas.</w:t>
      </w:r>
    </w:p>
    <w:p w14:paraId="13AC564A" w14:textId="77777777" w:rsidR="006C1A74" w:rsidRDefault="003D5ECC">
      <w:r>
        <w:br w:type="page"/>
      </w:r>
    </w:p>
    <w:p w14:paraId="13AC564B" w14:textId="77777777" w:rsidR="006C1A74" w:rsidRDefault="003D5ECC">
      <w:pPr>
        <w:pStyle w:val="Ttulo1"/>
      </w:pPr>
      <w:r>
        <w:lastRenderedPageBreak/>
        <w:t>3. RESULTADOS OBJETIVOS DEL CURSO</w:t>
      </w:r>
    </w:p>
    <w:p w14:paraId="13AC564C" w14:textId="77777777" w:rsidR="006C1A74" w:rsidRDefault="003D5ECC">
      <w:pPr>
        <w:spacing w:before="120" w:after="100"/>
      </w:pPr>
      <w:r>
        <w:rPr>
          <w:color w:val="333333"/>
        </w:rPr>
        <w:t>Al completar el curso, el estudiante será capaz 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6C1A74" w14:paraId="13AC564F" w14:textId="77777777" w:rsidTr="2898CFD3">
        <w:tc>
          <w:tcPr>
            <w:tcW w:w="900" w:type="dxa"/>
            <w:shd w:val="clear" w:color="auto" w:fill="2E5090"/>
            <w:tcMar>
              <w:top w:w="60" w:type="dxa"/>
              <w:left w:w="100" w:type="dxa"/>
              <w:bottom w:w="60" w:type="dxa"/>
              <w:right w:w="100" w:type="dxa"/>
            </w:tcMar>
          </w:tcPr>
          <w:p w14:paraId="13AC564D" w14:textId="77777777" w:rsidR="006C1A74" w:rsidRDefault="003D5ECC">
            <w:pPr>
              <w:spacing w:before="40" w:after="40"/>
              <w:jc w:val="center"/>
            </w:pPr>
            <w:r>
              <w:rPr>
                <w:b/>
                <w:bCs/>
                <w:color w:val="FFFFFF"/>
              </w:rPr>
              <w:t>O1</w:t>
            </w:r>
          </w:p>
        </w:tc>
        <w:tc>
          <w:tcPr>
            <w:tcW w:w="8460" w:type="dxa"/>
            <w:tcMar>
              <w:top w:w="60" w:type="dxa"/>
              <w:left w:w="160" w:type="dxa"/>
              <w:bottom w:w="60" w:type="dxa"/>
              <w:right w:w="100" w:type="dxa"/>
            </w:tcMar>
          </w:tcPr>
          <w:p w14:paraId="13AC564E" w14:textId="77777777" w:rsidR="006C1A74" w:rsidRDefault="003D5ECC">
            <w:pPr>
              <w:spacing w:before="40" w:after="40"/>
            </w:pPr>
            <w:r>
              <w:rPr>
                <w:color w:val="333333"/>
              </w:rPr>
              <w:t>Analizar proyectos energéticos como parte de un sistema complejo interconectado, superando el enfoque tradicional de evaluación aislada.</w:t>
            </w:r>
          </w:p>
        </w:tc>
      </w:tr>
      <w:tr w:rsidR="006C1A74" w14:paraId="13AC5652" w14:textId="77777777" w:rsidTr="2898CFD3">
        <w:tc>
          <w:tcPr>
            <w:tcW w:w="900" w:type="dxa"/>
            <w:shd w:val="clear" w:color="auto" w:fill="2E5090"/>
            <w:tcMar>
              <w:top w:w="60" w:type="dxa"/>
              <w:left w:w="100" w:type="dxa"/>
              <w:bottom w:w="60" w:type="dxa"/>
              <w:right w:w="100" w:type="dxa"/>
            </w:tcMar>
          </w:tcPr>
          <w:p w14:paraId="13AC5650" w14:textId="77777777" w:rsidR="006C1A74" w:rsidRDefault="003D5ECC">
            <w:pPr>
              <w:spacing w:before="40" w:after="40"/>
              <w:jc w:val="center"/>
            </w:pPr>
            <w:r>
              <w:rPr>
                <w:b/>
                <w:bCs/>
                <w:color w:val="FFFFFF"/>
              </w:rPr>
              <w:t>O2</w:t>
            </w:r>
          </w:p>
        </w:tc>
        <w:tc>
          <w:tcPr>
            <w:tcW w:w="8460" w:type="dxa"/>
            <w:tcMar>
              <w:top w:w="60" w:type="dxa"/>
              <w:left w:w="160" w:type="dxa"/>
              <w:bottom w:w="60" w:type="dxa"/>
              <w:right w:w="100" w:type="dxa"/>
            </w:tcMar>
          </w:tcPr>
          <w:p w14:paraId="13AC5651" w14:textId="77777777" w:rsidR="006C1A74" w:rsidRDefault="003D5ECC" w:rsidP="13EAF9A5">
            <w:pPr>
              <w:spacing w:before="40" w:after="40"/>
              <w:rPr>
                <w:color w:val="333333"/>
                <w:highlight w:val="yellow"/>
              </w:rPr>
            </w:pPr>
            <w:r w:rsidRPr="2898CFD3">
              <w:rPr>
                <w:color w:val="333333"/>
                <w:highlight w:val="yellow"/>
              </w:rPr>
              <w:t>Aplicar herramientas de pensamiento sistémico y dinámica de sistemas a problemas reales del sector eléctrico colombiano.</w:t>
            </w:r>
            <w:commentRangeStart w:id="36"/>
            <w:commentRangeEnd w:id="36"/>
            <w:r>
              <w:commentReference w:id="36"/>
            </w:r>
          </w:p>
        </w:tc>
      </w:tr>
      <w:tr w:rsidR="006C1A74" w14:paraId="13AC5655" w14:textId="77777777" w:rsidTr="2898CFD3">
        <w:tc>
          <w:tcPr>
            <w:tcW w:w="900" w:type="dxa"/>
            <w:shd w:val="clear" w:color="auto" w:fill="2E5090"/>
            <w:tcMar>
              <w:top w:w="60" w:type="dxa"/>
              <w:left w:w="100" w:type="dxa"/>
              <w:bottom w:w="60" w:type="dxa"/>
              <w:right w:w="100" w:type="dxa"/>
            </w:tcMar>
          </w:tcPr>
          <w:p w14:paraId="13AC5653" w14:textId="77777777" w:rsidR="006C1A74" w:rsidRDefault="003D5ECC">
            <w:pPr>
              <w:spacing w:before="40" w:after="40"/>
              <w:jc w:val="center"/>
            </w:pPr>
            <w:r>
              <w:rPr>
                <w:b/>
                <w:bCs/>
                <w:color w:val="FFFFFF"/>
              </w:rPr>
              <w:t>O3</w:t>
            </w:r>
          </w:p>
        </w:tc>
        <w:tc>
          <w:tcPr>
            <w:tcW w:w="8460" w:type="dxa"/>
            <w:tcMar>
              <w:top w:w="60" w:type="dxa"/>
              <w:left w:w="160" w:type="dxa"/>
              <w:bottom w:w="60" w:type="dxa"/>
              <w:right w:w="100" w:type="dxa"/>
            </w:tcMar>
          </w:tcPr>
          <w:p w14:paraId="13AC5654" w14:textId="77777777" w:rsidR="006C1A74" w:rsidRDefault="003D5ECC">
            <w:pPr>
              <w:spacing w:before="40" w:after="40"/>
            </w:pPr>
            <w:r>
              <w:rPr>
                <w:color w:val="333333"/>
              </w:rPr>
              <w:t>Evaluar estrategias de inversión y política energética bajo incertidumbre, priorizando robustez sobre optimalidad.</w:t>
            </w:r>
          </w:p>
        </w:tc>
      </w:tr>
      <w:tr w:rsidR="006C1A74" w14:paraId="13AC5658" w14:textId="77777777" w:rsidTr="2898CFD3">
        <w:tc>
          <w:tcPr>
            <w:tcW w:w="900" w:type="dxa"/>
            <w:shd w:val="clear" w:color="auto" w:fill="2E5090"/>
            <w:tcMar>
              <w:top w:w="60" w:type="dxa"/>
              <w:left w:w="100" w:type="dxa"/>
              <w:bottom w:w="60" w:type="dxa"/>
              <w:right w:w="100" w:type="dxa"/>
            </w:tcMar>
          </w:tcPr>
          <w:p w14:paraId="13AC5656" w14:textId="77777777" w:rsidR="006C1A74" w:rsidRDefault="003D5ECC">
            <w:pPr>
              <w:spacing w:before="40" w:after="40"/>
              <w:jc w:val="center"/>
            </w:pPr>
            <w:r>
              <w:rPr>
                <w:b/>
                <w:bCs/>
                <w:color w:val="FFFFFF"/>
              </w:rPr>
              <w:t>O4</w:t>
            </w:r>
          </w:p>
        </w:tc>
        <w:tc>
          <w:tcPr>
            <w:tcW w:w="8460" w:type="dxa"/>
            <w:tcMar>
              <w:top w:w="60" w:type="dxa"/>
              <w:left w:w="160" w:type="dxa"/>
              <w:bottom w:w="60" w:type="dxa"/>
              <w:right w:w="100" w:type="dxa"/>
            </w:tcMar>
          </w:tcPr>
          <w:p w14:paraId="13AC5657" w14:textId="77777777" w:rsidR="006C1A74" w:rsidRDefault="003D5ECC">
            <w:pPr>
              <w:spacing w:before="40" w:after="40"/>
            </w:pPr>
            <w:r>
              <w:rPr>
                <w:color w:val="333333"/>
              </w:rPr>
              <w:t>Formular recomendaciones estratégicas accionables que integren análisis dinámico, escenarios y dimensión social, comunicándolas de manera efectiva a distintas audiencias.</w:t>
            </w:r>
          </w:p>
        </w:tc>
      </w:tr>
    </w:tbl>
    <w:p w14:paraId="13AC5659" w14:textId="77777777" w:rsidR="006C1A74" w:rsidRDefault="003D5ECC">
      <w:pPr>
        <w:pStyle w:val="Ttulo1"/>
      </w:pPr>
      <w:r>
        <w:t>4. SISTEMA DE EVALUACIÓN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000"/>
        <w:gridCol w:w="1200"/>
        <w:gridCol w:w="3560"/>
      </w:tblGrid>
      <w:tr w:rsidR="006C1A74" w14:paraId="13AC565E" w14:textId="77777777" w:rsidTr="2030D868">
        <w:tc>
          <w:tcPr>
            <w:tcW w:w="36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65A" w14:textId="77777777" w:rsidR="006C1A74" w:rsidRDefault="003D5ECC">
            <w:pPr>
              <w:spacing w:before="40" w:after="40"/>
              <w:jc w:val="center"/>
            </w:pPr>
            <w:r>
              <w:rPr>
                <w:b/>
                <w:bCs/>
                <w:color w:val="FFFFFF"/>
                <w:sz w:val="20"/>
                <w:szCs w:val="20"/>
              </w:rPr>
              <w:t>Componente</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65B" w14:textId="77777777" w:rsidR="006C1A74" w:rsidRDefault="003D5ECC">
            <w:pPr>
              <w:spacing w:before="40" w:after="40"/>
              <w:jc w:val="center"/>
            </w:pPr>
            <w:r>
              <w:rPr>
                <w:b/>
                <w:bCs/>
                <w:color w:val="FFFFFF"/>
                <w:sz w:val="20"/>
                <w:szCs w:val="20"/>
              </w:rPr>
              <w:t>Peso</w:t>
            </w:r>
          </w:p>
        </w:tc>
        <w:tc>
          <w:tcPr>
            <w:tcW w:w="1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65C" w14:textId="77777777" w:rsidR="006C1A74" w:rsidRDefault="003D5ECC">
            <w:pPr>
              <w:spacing w:before="40" w:after="40"/>
              <w:jc w:val="center"/>
            </w:pPr>
            <w:r>
              <w:rPr>
                <w:b/>
                <w:bCs/>
                <w:color w:val="FFFFFF"/>
                <w:sz w:val="20"/>
                <w:szCs w:val="20"/>
              </w:rPr>
              <w:t>Bloque</w:t>
            </w:r>
          </w:p>
        </w:tc>
        <w:tc>
          <w:tcPr>
            <w:tcW w:w="35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65D" w14:textId="77777777" w:rsidR="006C1A74" w:rsidRDefault="003D5ECC">
            <w:pPr>
              <w:spacing w:before="40" w:after="40"/>
              <w:jc w:val="center"/>
            </w:pPr>
            <w:r>
              <w:rPr>
                <w:b/>
                <w:bCs/>
                <w:color w:val="FFFFFF"/>
                <w:sz w:val="20"/>
                <w:szCs w:val="20"/>
              </w:rPr>
              <w:t>Descripción</w:t>
            </w:r>
          </w:p>
        </w:tc>
      </w:tr>
      <w:tr w:rsidR="006C1A74" w14:paraId="13AC5663" w14:textId="77777777" w:rsidTr="2030D868">
        <w:tc>
          <w:tcPr>
            <w:tcW w:w="36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5F" w14:textId="77777777" w:rsidR="006C1A74" w:rsidRDefault="003D5ECC">
            <w:pPr>
              <w:spacing w:before="30" w:after="30"/>
            </w:pPr>
            <w:proofErr w:type="spellStart"/>
            <w:r>
              <w:rPr>
                <w:b/>
                <w:bCs/>
                <w:color w:val="333333"/>
                <w:sz w:val="20"/>
                <w:szCs w:val="20"/>
              </w:rPr>
              <w:t>Quizzes</w:t>
            </w:r>
            <w:proofErr w:type="spellEnd"/>
            <w:r>
              <w:rPr>
                <w:b/>
                <w:bCs/>
                <w:color w:val="333333"/>
                <w:sz w:val="20"/>
                <w:szCs w:val="20"/>
              </w:rPr>
              <w:t xml:space="preserve"> en videos (8)</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60" w14:textId="77777777" w:rsidR="006C1A74" w:rsidRDefault="003D5ECC">
            <w:pPr>
              <w:spacing w:before="30" w:after="30"/>
              <w:jc w:val="center"/>
            </w:pPr>
            <w:r>
              <w:rPr>
                <w:color w:val="333333"/>
                <w:sz w:val="20"/>
                <w:szCs w:val="20"/>
              </w:rPr>
              <w:t>10%</w:t>
            </w:r>
          </w:p>
        </w:tc>
        <w:tc>
          <w:tcPr>
            <w:tcW w:w="1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61" w14:textId="77777777" w:rsidR="006C1A74" w:rsidRDefault="003D5ECC">
            <w:pPr>
              <w:spacing w:before="30" w:after="30"/>
              <w:jc w:val="center"/>
            </w:pPr>
            <w:r>
              <w:rPr>
                <w:i/>
                <w:iCs/>
                <w:color w:val="333333"/>
                <w:sz w:val="20"/>
                <w:szCs w:val="20"/>
              </w:rPr>
              <w:t>Autónomo</w:t>
            </w:r>
          </w:p>
        </w:tc>
        <w:tc>
          <w:tcPr>
            <w:tcW w:w="35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62" w14:textId="77777777" w:rsidR="006C1A74" w:rsidRDefault="003D5ECC">
            <w:pPr>
              <w:spacing w:before="30" w:after="30"/>
            </w:pPr>
            <w:r>
              <w:rPr>
                <w:color w:val="333333"/>
                <w:sz w:val="20"/>
                <w:szCs w:val="20"/>
              </w:rPr>
              <w:t>Verifican comprensión básica antes de la sesión sincrónica.</w:t>
            </w:r>
          </w:p>
        </w:tc>
      </w:tr>
      <w:tr w:rsidR="006C1A74" w14:paraId="13AC5668" w14:textId="77777777" w:rsidTr="2030D868">
        <w:tc>
          <w:tcPr>
            <w:tcW w:w="3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64" w14:textId="77777777" w:rsidR="006C1A74" w:rsidRDefault="003D5ECC">
            <w:pPr>
              <w:spacing w:before="30" w:after="30"/>
            </w:pPr>
            <w:r>
              <w:rPr>
                <w:b/>
                <w:bCs/>
                <w:color w:val="333333"/>
                <w:sz w:val="20"/>
                <w:szCs w:val="20"/>
              </w:rPr>
              <w:t>Laboratorios aplicados (2)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65" w14:textId="77777777" w:rsidR="006C1A74" w:rsidRDefault="003D5ECC">
            <w:pPr>
              <w:spacing w:before="30" w:after="30"/>
              <w:jc w:val="center"/>
            </w:pPr>
            <w:r>
              <w:rPr>
                <w:color w:val="333333"/>
                <w:sz w:val="20"/>
                <w:szCs w:val="20"/>
              </w:rPr>
              <w:t>15%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66" w14:textId="77777777" w:rsidR="006C1A74" w:rsidRDefault="003D5ECC">
            <w:pPr>
              <w:spacing w:before="30" w:after="30"/>
              <w:jc w:val="center"/>
            </w:pPr>
            <w:r>
              <w:rPr>
                <w:i/>
                <w:iCs/>
                <w:color w:val="333333"/>
                <w:sz w:val="20"/>
                <w:szCs w:val="20"/>
              </w:rPr>
              <w:t>Autónomo</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67" w14:textId="77777777" w:rsidR="006C1A74" w:rsidRDefault="003D5ECC">
            <w:pPr>
              <w:spacing w:before="30" w:after="30"/>
            </w:pPr>
            <w:r w:rsidRPr="2030D868">
              <w:rPr>
                <w:color w:val="333333"/>
                <w:sz w:val="20"/>
                <w:szCs w:val="20"/>
              </w:rPr>
              <w:t xml:space="preserve">Un lab de dinámica de sistemas + un lab de escenarios. </w:t>
            </w:r>
            <w:commentRangeStart w:id="37"/>
            <w:r w:rsidRPr="2030D868">
              <w:rPr>
                <w:color w:val="333333"/>
                <w:sz w:val="20"/>
                <w:szCs w:val="20"/>
              </w:rPr>
              <w:t xml:space="preserve">Notebook </w:t>
            </w:r>
            <w:commentRangeEnd w:id="37"/>
            <w:r>
              <w:commentReference w:id="37"/>
            </w:r>
            <w:r w:rsidRPr="2030D868">
              <w:rPr>
                <w:color w:val="333333"/>
                <w:sz w:val="20"/>
                <w:szCs w:val="20"/>
              </w:rPr>
              <w:t>+ informe.</w:t>
            </w:r>
          </w:p>
        </w:tc>
      </w:tr>
      <w:tr w:rsidR="006C1A74" w14:paraId="13AC566D" w14:textId="77777777" w:rsidTr="2030D868">
        <w:tc>
          <w:tcPr>
            <w:tcW w:w="36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69" w14:textId="77777777" w:rsidR="006C1A74" w:rsidRDefault="003D5ECC">
            <w:pPr>
              <w:spacing w:before="30" w:after="30"/>
            </w:pPr>
            <w:r>
              <w:rPr>
                <w:b/>
                <w:bCs/>
                <w:color w:val="333333"/>
                <w:sz w:val="20"/>
                <w:szCs w:val="20"/>
              </w:rPr>
              <w:t>Participación en foros</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6A" w14:textId="77777777" w:rsidR="006C1A74" w:rsidRDefault="003D5ECC">
            <w:pPr>
              <w:spacing w:before="30" w:after="30"/>
              <w:jc w:val="center"/>
            </w:pPr>
            <w:r>
              <w:rPr>
                <w:color w:val="333333"/>
                <w:sz w:val="20"/>
                <w:szCs w:val="20"/>
              </w:rPr>
              <w:t>10%</w:t>
            </w:r>
          </w:p>
        </w:tc>
        <w:tc>
          <w:tcPr>
            <w:tcW w:w="1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6B" w14:textId="77777777" w:rsidR="006C1A74" w:rsidRDefault="003D5ECC">
            <w:pPr>
              <w:spacing w:before="30" w:after="30"/>
              <w:jc w:val="center"/>
            </w:pPr>
            <w:r>
              <w:rPr>
                <w:i/>
                <w:iCs/>
                <w:color w:val="333333"/>
                <w:sz w:val="20"/>
                <w:szCs w:val="20"/>
              </w:rPr>
              <w:t>Autónomo</w:t>
            </w:r>
          </w:p>
        </w:tc>
        <w:tc>
          <w:tcPr>
            <w:tcW w:w="35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6C" w14:textId="77777777" w:rsidR="006C1A74" w:rsidRDefault="003D5ECC">
            <w:pPr>
              <w:spacing w:before="30" w:after="30"/>
            </w:pPr>
            <w:commentRangeStart w:id="38"/>
            <w:r w:rsidRPr="2030D868">
              <w:rPr>
                <w:color w:val="333333"/>
                <w:sz w:val="20"/>
                <w:szCs w:val="20"/>
              </w:rPr>
              <w:t xml:space="preserve">Aportes </w:t>
            </w:r>
            <w:commentRangeEnd w:id="38"/>
            <w:r>
              <w:commentReference w:id="38"/>
            </w:r>
            <w:r w:rsidRPr="2030D868">
              <w:rPr>
                <w:color w:val="333333"/>
                <w:sz w:val="20"/>
                <w:szCs w:val="20"/>
              </w:rPr>
              <w:t>semanales al foro del caso.</w:t>
            </w:r>
          </w:p>
        </w:tc>
      </w:tr>
      <w:tr w:rsidR="006C1A74" w14:paraId="13AC5672" w14:textId="77777777" w:rsidTr="2030D868">
        <w:tc>
          <w:tcPr>
            <w:tcW w:w="3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6E" w14:textId="77777777" w:rsidR="006C1A74" w:rsidRDefault="003D5ECC">
            <w:pPr>
              <w:spacing w:before="30" w:after="30"/>
            </w:pPr>
            <w:r>
              <w:rPr>
                <w:b/>
                <w:bCs/>
                <w:color w:val="333333"/>
                <w:sz w:val="20"/>
                <w:szCs w:val="20"/>
              </w:rPr>
              <w:t>Presentaciones y defensa en sesión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6F" w14:textId="77777777" w:rsidR="006C1A74" w:rsidRDefault="003D5ECC">
            <w:pPr>
              <w:spacing w:before="30" w:after="30"/>
              <w:jc w:val="center"/>
            </w:pPr>
            <w:r>
              <w:rPr>
                <w:color w:val="333333"/>
                <w:sz w:val="20"/>
                <w:szCs w:val="20"/>
              </w:rPr>
              <w:t>10%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70" w14:textId="77777777" w:rsidR="006C1A74" w:rsidRDefault="003D5ECC">
            <w:pPr>
              <w:spacing w:before="30" w:after="30"/>
              <w:jc w:val="center"/>
            </w:pPr>
            <w:r>
              <w:rPr>
                <w:i/>
                <w:iCs/>
                <w:color w:val="333333"/>
                <w:sz w:val="20"/>
                <w:szCs w:val="20"/>
              </w:rPr>
              <w:t>Sincrónico</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71" w14:textId="77777777" w:rsidR="006C1A74" w:rsidRDefault="003D5ECC">
            <w:pPr>
              <w:spacing w:before="30" w:after="30"/>
            </w:pPr>
            <w:r>
              <w:rPr>
                <w:color w:val="333333"/>
                <w:sz w:val="20"/>
                <w:szCs w:val="20"/>
              </w:rPr>
              <w:t>Defensa oral de avances del proyecto. Mínimo 3 por grupo.</w:t>
            </w:r>
          </w:p>
        </w:tc>
      </w:tr>
      <w:tr w:rsidR="006C1A74" w14:paraId="13AC5677" w14:textId="77777777" w:rsidTr="2030D868">
        <w:tc>
          <w:tcPr>
            <w:tcW w:w="36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73" w14:textId="77777777" w:rsidR="006C1A74" w:rsidRDefault="003D5ECC">
            <w:pPr>
              <w:spacing w:before="30" w:after="30"/>
            </w:pPr>
            <w:r>
              <w:rPr>
                <w:b/>
                <w:bCs/>
                <w:color w:val="333333"/>
                <w:sz w:val="20"/>
                <w:szCs w:val="20"/>
              </w:rPr>
              <w:t>Ejercicios evaluativos en vivo (8)</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74" w14:textId="77777777" w:rsidR="006C1A74" w:rsidRDefault="003D5ECC">
            <w:pPr>
              <w:spacing w:before="30" w:after="30"/>
              <w:jc w:val="center"/>
            </w:pPr>
            <w:r>
              <w:rPr>
                <w:color w:val="333333"/>
                <w:sz w:val="20"/>
                <w:szCs w:val="20"/>
              </w:rPr>
              <w:t>10%</w:t>
            </w:r>
          </w:p>
        </w:tc>
        <w:tc>
          <w:tcPr>
            <w:tcW w:w="1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75" w14:textId="77777777" w:rsidR="006C1A74" w:rsidRDefault="003D5ECC">
            <w:pPr>
              <w:spacing w:before="30" w:after="30"/>
              <w:jc w:val="center"/>
            </w:pPr>
            <w:r>
              <w:rPr>
                <w:i/>
                <w:iCs/>
                <w:color w:val="333333"/>
                <w:sz w:val="20"/>
                <w:szCs w:val="20"/>
              </w:rPr>
              <w:t>Sincrónico</w:t>
            </w:r>
          </w:p>
        </w:tc>
        <w:tc>
          <w:tcPr>
            <w:tcW w:w="35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76" w14:textId="77777777" w:rsidR="006C1A74" w:rsidRDefault="003D5ECC">
            <w:pPr>
              <w:spacing w:before="30" w:after="30"/>
            </w:pPr>
            <w:r>
              <w:rPr>
                <w:color w:val="333333"/>
                <w:sz w:val="20"/>
                <w:szCs w:val="20"/>
              </w:rPr>
              <w:t>Mini-quiz o ejercicio aplicado en cada sesión. Individual.</w:t>
            </w:r>
          </w:p>
        </w:tc>
      </w:tr>
      <w:tr w:rsidR="006C1A74" w14:paraId="13AC567C" w14:textId="77777777" w:rsidTr="2030D868">
        <w:tc>
          <w:tcPr>
            <w:tcW w:w="3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78" w14:textId="77777777" w:rsidR="006C1A74" w:rsidRDefault="003D5ECC">
            <w:pPr>
              <w:spacing w:before="30" w:after="30"/>
            </w:pPr>
            <w:r>
              <w:rPr>
                <w:b/>
                <w:bCs/>
                <w:color w:val="333333"/>
                <w:sz w:val="20"/>
                <w:szCs w:val="20"/>
              </w:rPr>
              <w:t>Proyecto — 3 avances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79" w14:textId="77777777" w:rsidR="006C1A74" w:rsidRDefault="003D5ECC">
            <w:pPr>
              <w:spacing w:before="30" w:after="30"/>
              <w:jc w:val="center"/>
            </w:pPr>
            <w:r>
              <w:rPr>
                <w:color w:val="333333"/>
                <w:sz w:val="20"/>
                <w:szCs w:val="20"/>
              </w:rPr>
              <w:t>15%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7A" w14:textId="77777777" w:rsidR="006C1A74" w:rsidRDefault="003D5ECC">
            <w:pPr>
              <w:spacing w:before="30" w:after="30"/>
              <w:jc w:val="center"/>
            </w:pPr>
            <w:r>
              <w:rPr>
                <w:i/>
                <w:iCs/>
                <w:color w:val="333333"/>
                <w:sz w:val="20"/>
                <w:szCs w:val="20"/>
              </w:rPr>
              <w:t>Mixto</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7B" w14:textId="77777777" w:rsidR="006C1A74" w:rsidRDefault="003D5ECC">
            <w:pPr>
              <w:spacing w:before="30" w:after="30"/>
            </w:pPr>
            <w:r>
              <w:rPr>
                <w:color w:val="333333"/>
                <w:sz w:val="20"/>
                <w:szCs w:val="20"/>
              </w:rPr>
              <w:t>Tres entregas progresivas (5% c/u). Evaluadas con rúbrica.</w:t>
            </w:r>
          </w:p>
        </w:tc>
      </w:tr>
      <w:tr w:rsidR="006C1A74" w14:paraId="13AC5681" w14:textId="77777777" w:rsidTr="2030D868">
        <w:tc>
          <w:tcPr>
            <w:tcW w:w="36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7D" w14:textId="77777777" w:rsidR="006C1A74" w:rsidRDefault="003D5ECC">
            <w:pPr>
              <w:spacing w:before="30" w:after="30"/>
            </w:pPr>
            <w:r>
              <w:rPr>
                <w:b/>
                <w:bCs/>
                <w:color w:val="333333"/>
                <w:sz w:val="20"/>
                <w:szCs w:val="20"/>
              </w:rPr>
              <w:t>Proyecto — informe final</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7E" w14:textId="77777777" w:rsidR="006C1A74" w:rsidRDefault="003D5ECC">
            <w:pPr>
              <w:spacing w:before="30" w:after="30"/>
              <w:jc w:val="center"/>
            </w:pPr>
            <w:r>
              <w:rPr>
                <w:color w:val="333333"/>
                <w:sz w:val="20"/>
                <w:szCs w:val="20"/>
              </w:rPr>
              <w:t>25%</w:t>
            </w:r>
          </w:p>
        </w:tc>
        <w:tc>
          <w:tcPr>
            <w:tcW w:w="1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7F" w14:textId="77777777" w:rsidR="006C1A74" w:rsidRDefault="003D5ECC">
            <w:pPr>
              <w:spacing w:before="30" w:after="30"/>
              <w:jc w:val="center"/>
            </w:pPr>
            <w:r>
              <w:rPr>
                <w:i/>
                <w:iCs/>
                <w:color w:val="333333"/>
                <w:sz w:val="20"/>
                <w:szCs w:val="20"/>
              </w:rPr>
              <w:t>Mixto</w:t>
            </w:r>
          </w:p>
        </w:tc>
        <w:tc>
          <w:tcPr>
            <w:tcW w:w="35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80" w14:textId="77777777" w:rsidR="006C1A74" w:rsidRDefault="003D5ECC">
            <w:pPr>
              <w:spacing w:before="30" w:after="30"/>
            </w:pPr>
            <w:r>
              <w:rPr>
                <w:color w:val="333333"/>
                <w:sz w:val="20"/>
                <w:szCs w:val="20"/>
              </w:rPr>
              <w:t>Informe de consultoría sistémica + presentación ante panel.</w:t>
            </w:r>
          </w:p>
        </w:tc>
      </w:tr>
      <w:tr w:rsidR="006C1A74" w14:paraId="13AC5686" w14:textId="77777777" w:rsidTr="2030D868">
        <w:tc>
          <w:tcPr>
            <w:tcW w:w="3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82" w14:textId="77777777" w:rsidR="006C1A74" w:rsidRDefault="003D5ECC">
            <w:pPr>
              <w:spacing w:before="30" w:after="30"/>
            </w:pPr>
            <w:r>
              <w:rPr>
                <w:b/>
                <w:bCs/>
                <w:color w:val="333333"/>
                <w:sz w:val="20"/>
                <w:szCs w:val="20"/>
              </w:rPr>
              <w:t>Presentación oral ante panel</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83" w14:textId="77777777" w:rsidR="006C1A74" w:rsidRDefault="003D5ECC">
            <w:pPr>
              <w:spacing w:before="30" w:after="30"/>
              <w:jc w:val="center"/>
            </w:pPr>
            <w:r>
              <w:rPr>
                <w:color w:val="333333"/>
                <w:sz w:val="20"/>
                <w:szCs w:val="20"/>
              </w:rPr>
              <w:t>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84" w14:textId="77777777" w:rsidR="006C1A74" w:rsidRDefault="003D5ECC">
            <w:pPr>
              <w:spacing w:before="30" w:after="30"/>
              <w:jc w:val="center"/>
            </w:pPr>
            <w:r>
              <w:rPr>
                <w:i/>
                <w:iCs/>
                <w:color w:val="333333"/>
                <w:sz w:val="20"/>
                <w:szCs w:val="20"/>
              </w:rPr>
              <w:t>Sincrónico</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85" w14:textId="77777777" w:rsidR="006C1A74" w:rsidRDefault="003D5ECC">
            <w:pPr>
              <w:spacing w:before="30" w:after="30"/>
            </w:pPr>
            <w:r>
              <w:rPr>
                <w:color w:val="333333"/>
                <w:sz w:val="20"/>
                <w:szCs w:val="20"/>
              </w:rPr>
              <w:t>Claridad, síntesis, respuesta a preguntas.</w:t>
            </w:r>
          </w:p>
        </w:tc>
      </w:tr>
    </w:tbl>
    <w:p w14:paraId="13AC5687" w14:textId="77777777" w:rsidR="006C1A74" w:rsidRDefault="003D5ECC">
      <w:pPr>
        <w:spacing w:before="120" w:after="60"/>
      </w:pPr>
      <w:r>
        <w:rPr>
          <w:b/>
          <w:bCs/>
          <w:color w:val="1B2A4A"/>
        </w:rPr>
        <w:t xml:space="preserve">Peso del proyecto integrador: 45%. </w:t>
      </w:r>
      <w:r>
        <w:rPr>
          <w:color w:val="333333"/>
        </w:rPr>
        <w:t>No hay examen parcial: la evaluación es continua a través del proyecto y los ejercicios en vivo. Calificación aprobatoria mínima: 3.5/5.0.</w:t>
      </w:r>
    </w:p>
    <w:p w14:paraId="13AC5688" w14:textId="77777777" w:rsidR="006C1A74" w:rsidRDefault="003D5ECC">
      <w:pPr>
        <w:pStyle w:val="Ttulo1"/>
      </w:pPr>
      <w:r>
        <w:t>5. DISTRIBUCIÓN DEL TIEMPO SEMANAL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200"/>
        <w:gridCol w:w="1200"/>
        <w:gridCol w:w="2960"/>
      </w:tblGrid>
      <w:tr w:rsidR="006C1A74" w14:paraId="13AC568D" w14:textId="77777777">
        <w:tc>
          <w:tcPr>
            <w:tcW w:w="4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689" w14:textId="77777777" w:rsidR="006C1A74" w:rsidRDefault="003D5ECC">
            <w:pPr>
              <w:spacing w:before="40" w:after="40"/>
              <w:jc w:val="center"/>
            </w:pPr>
            <w:r>
              <w:rPr>
                <w:b/>
                <w:bCs/>
                <w:color w:val="FFFFFF"/>
                <w:sz w:val="20"/>
                <w:szCs w:val="20"/>
              </w:rPr>
              <w:t>Actividad</w:t>
            </w:r>
          </w:p>
        </w:tc>
        <w:tc>
          <w:tcPr>
            <w:tcW w:w="1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68A" w14:textId="77777777" w:rsidR="006C1A74" w:rsidRDefault="003D5ECC">
            <w:pPr>
              <w:spacing w:before="40" w:after="40"/>
              <w:jc w:val="center"/>
            </w:pPr>
            <w:r>
              <w:rPr>
                <w:b/>
                <w:bCs/>
                <w:color w:val="FFFFFF"/>
                <w:sz w:val="20"/>
                <w:szCs w:val="20"/>
              </w:rPr>
              <w:t>Horas</w:t>
            </w:r>
          </w:p>
        </w:tc>
        <w:tc>
          <w:tcPr>
            <w:tcW w:w="1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68B" w14:textId="77777777" w:rsidR="006C1A74" w:rsidRDefault="003D5ECC">
            <w:pPr>
              <w:spacing w:before="40" w:after="40"/>
              <w:jc w:val="center"/>
            </w:pPr>
            <w:r>
              <w:rPr>
                <w:b/>
                <w:bCs/>
                <w:color w:val="FFFFFF"/>
                <w:sz w:val="20"/>
                <w:szCs w:val="20"/>
              </w:rPr>
              <w:t>Bloque</w:t>
            </w:r>
          </w:p>
        </w:tc>
        <w:tc>
          <w:tcPr>
            <w:tcW w:w="29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68C" w14:textId="77777777" w:rsidR="006C1A74" w:rsidRDefault="003D5ECC">
            <w:pPr>
              <w:spacing w:before="40" w:after="40"/>
              <w:jc w:val="center"/>
            </w:pPr>
            <w:r>
              <w:rPr>
                <w:b/>
                <w:bCs/>
                <w:color w:val="FFFFFF"/>
                <w:sz w:val="20"/>
                <w:szCs w:val="20"/>
              </w:rPr>
              <w:t>Evaluación</w:t>
            </w:r>
          </w:p>
        </w:tc>
      </w:tr>
      <w:tr w:rsidR="006C1A74" w14:paraId="13AC5692" w14:textId="77777777">
        <w:tc>
          <w:tcPr>
            <w:tcW w:w="4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8E" w14:textId="77777777" w:rsidR="006C1A74" w:rsidRDefault="003D5ECC">
            <w:pPr>
              <w:spacing w:before="30" w:after="30"/>
            </w:pPr>
            <w:r>
              <w:rPr>
                <w:b/>
                <w:bCs/>
                <w:color w:val="333333"/>
                <w:sz w:val="20"/>
                <w:szCs w:val="20"/>
              </w:rPr>
              <w:t xml:space="preserve">Video-lecciones con </w:t>
            </w:r>
            <w:proofErr w:type="spellStart"/>
            <w:r>
              <w:rPr>
                <w:b/>
                <w:bCs/>
                <w:color w:val="333333"/>
                <w:sz w:val="20"/>
                <w:szCs w:val="20"/>
              </w:rPr>
              <w:t>quizzes</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8F" w14:textId="77777777" w:rsidR="006C1A74" w:rsidRDefault="003D5ECC">
            <w:pPr>
              <w:spacing w:before="30" w:after="30"/>
              <w:jc w:val="center"/>
            </w:pPr>
            <w:r>
              <w:rPr>
                <w:color w:val="333333"/>
                <w:sz w:val="20"/>
                <w:szCs w:val="20"/>
              </w:rPr>
              <w:t>2.5</w:t>
            </w:r>
          </w:p>
        </w:tc>
        <w:tc>
          <w:tcPr>
            <w:tcW w:w="1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90" w14:textId="77777777" w:rsidR="006C1A74" w:rsidRDefault="003D5ECC">
            <w:pPr>
              <w:spacing w:before="30" w:after="30"/>
              <w:jc w:val="center"/>
            </w:pPr>
            <w:r>
              <w:rPr>
                <w:i/>
                <w:iCs/>
                <w:color w:val="333333"/>
                <w:sz w:val="20"/>
                <w:szCs w:val="20"/>
              </w:rPr>
              <w:t>Autónomo</w:t>
            </w:r>
          </w:p>
        </w:tc>
        <w:tc>
          <w:tcPr>
            <w:tcW w:w="2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91" w14:textId="77777777" w:rsidR="006C1A74" w:rsidRDefault="003D5ECC">
            <w:pPr>
              <w:spacing w:before="30" w:after="30"/>
            </w:pPr>
            <w:r>
              <w:rPr>
                <w:color w:val="333333"/>
                <w:sz w:val="20"/>
                <w:szCs w:val="20"/>
              </w:rPr>
              <w:t>Auto-evaluación</w:t>
            </w:r>
          </w:p>
        </w:tc>
      </w:tr>
      <w:tr w:rsidR="006C1A74" w14:paraId="13AC5697"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93" w14:textId="77777777" w:rsidR="006C1A74" w:rsidRDefault="003D5ECC">
            <w:pPr>
              <w:spacing w:before="30" w:after="30"/>
            </w:pPr>
            <w:r>
              <w:rPr>
                <w:b/>
                <w:bCs/>
                <w:color w:val="333333"/>
                <w:sz w:val="20"/>
                <w:szCs w:val="20"/>
              </w:rPr>
              <w:t>Lectura dirigida (1-2 fuentes)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94" w14:textId="77777777" w:rsidR="006C1A74" w:rsidRDefault="003D5ECC">
            <w:pPr>
              <w:spacing w:before="30" w:after="30"/>
              <w:jc w:val="center"/>
            </w:pPr>
            <w:r>
              <w:rPr>
                <w:color w:val="333333"/>
                <w:sz w:val="20"/>
                <w:szCs w:val="20"/>
              </w:rPr>
              <w:t>1.5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95" w14:textId="77777777" w:rsidR="006C1A74" w:rsidRDefault="003D5ECC">
            <w:pPr>
              <w:spacing w:before="30" w:after="30"/>
              <w:jc w:val="center"/>
            </w:pPr>
            <w:r>
              <w:rPr>
                <w:i/>
                <w:iCs/>
                <w:color w:val="333333"/>
                <w:sz w:val="20"/>
                <w:szCs w:val="20"/>
              </w:rPr>
              <w:t>Autónomo</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96" w14:textId="77777777" w:rsidR="006C1A74" w:rsidRDefault="003D5ECC">
            <w:pPr>
              <w:spacing w:before="30" w:after="30"/>
            </w:pPr>
            <w:r>
              <w:rPr>
                <w:color w:val="333333"/>
                <w:sz w:val="20"/>
                <w:szCs w:val="20"/>
              </w:rPr>
              <w:t>Foro + sesión</w:t>
            </w:r>
          </w:p>
        </w:tc>
      </w:tr>
      <w:tr w:rsidR="006C1A74" w14:paraId="13AC569C" w14:textId="77777777">
        <w:tc>
          <w:tcPr>
            <w:tcW w:w="4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98" w14:textId="77777777" w:rsidR="006C1A74" w:rsidRDefault="003D5ECC">
            <w:pPr>
              <w:spacing w:before="30" w:after="30"/>
            </w:pPr>
            <w:r>
              <w:rPr>
                <w:b/>
                <w:bCs/>
                <w:color w:val="333333"/>
                <w:sz w:val="20"/>
                <w:szCs w:val="20"/>
              </w:rPr>
              <w:lastRenderedPageBreak/>
              <w:t>Laboratorio o ejercicio aplicado</w:t>
            </w:r>
          </w:p>
        </w:tc>
        <w:tc>
          <w:tcPr>
            <w:tcW w:w="1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99" w14:textId="77777777" w:rsidR="006C1A74" w:rsidRDefault="003D5ECC">
            <w:pPr>
              <w:spacing w:before="30" w:after="30"/>
              <w:jc w:val="center"/>
            </w:pPr>
            <w:r>
              <w:rPr>
                <w:color w:val="333333"/>
                <w:sz w:val="20"/>
                <w:szCs w:val="20"/>
              </w:rPr>
              <w:t>2.0</w:t>
            </w:r>
          </w:p>
        </w:tc>
        <w:tc>
          <w:tcPr>
            <w:tcW w:w="1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9A" w14:textId="77777777" w:rsidR="006C1A74" w:rsidRDefault="003D5ECC">
            <w:pPr>
              <w:spacing w:before="30" w:after="30"/>
              <w:jc w:val="center"/>
            </w:pPr>
            <w:r>
              <w:rPr>
                <w:i/>
                <w:iCs/>
                <w:color w:val="333333"/>
                <w:sz w:val="20"/>
                <w:szCs w:val="20"/>
              </w:rPr>
              <w:t>Autónomo</w:t>
            </w:r>
          </w:p>
        </w:tc>
        <w:tc>
          <w:tcPr>
            <w:tcW w:w="2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9B" w14:textId="77777777" w:rsidR="006C1A74" w:rsidRDefault="003D5ECC">
            <w:pPr>
              <w:spacing w:before="30" w:after="30"/>
            </w:pPr>
            <w:r>
              <w:rPr>
                <w:color w:val="333333"/>
                <w:sz w:val="20"/>
                <w:szCs w:val="20"/>
              </w:rPr>
              <w:t>Entregable quincenal</w:t>
            </w:r>
          </w:p>
        </w:tc>
      </w:tr>
      <w:tr w:rsidR="006C1A74" w14:paraId="13AC56A1"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9D" w14:textId="77777777" w:rsidR="006C1A74" w:rsidRDefault="003D5ECC">
            <w:pPr>
              <w:spacing w:before="30" w:after="30"/>
            </w:pPr>
            <w:r>
              <w:rPr>
                <w:b/>
                <w:bCs/>
                <w:color w:val="333333"/>
                <w:sz w:val="20"/>
                <w:szCs w:val="20"/>
              </w:rPr>
              <w:t>Foro de discusión del caso</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9E" w14:textId="77777777" w:rsidR="006C1A74" w:rsidRDefault="003D5ECC">
            <w:pPr>
              <w:spacing w:before="30" w:after="30"/>
              <w:jc w:val="center"/>
            </w:pPr>
            <w:r>
              <w:rPr>
                <w:color w:val="333333"/>
                <w:sz w:val="20"/>
                <w:szCs w:val="20"/>
              </w:rPr>
              <w:t>1.0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9F" w14:textId="77777777" w:rsidR="006C1A74" w:rsidRDefault="003D5ECC">
            <w:pPr>
              <w:spacing w:before="30" w:after="30"/>
              <w:jc w:val="center"/>
            </w:pPr>
            <w:r>
              <w:rPr>
                <w:i/>
                <w:iCs/>
                <w:color w:val="333333"/>
                <w:sz w:val="20"/>
                <w:szCs w:val="20"/>
              </w:rPr>
              <w:t>Autónomo</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A0" w14:textId="77777777" w:rsidR="006C1A74" w:rsidRDefault="003D5ECC">
            <w:pPr>
              <w:spacing w:before="30" w:after="30"/>
            </w:pPr>
            <w:r>
              <w:rPr>
                <w:color w:val="333333"/>
                <w:sz w:val="20"/>
                <w:szCs w:val="20"/>
              </w:rPr>
              <w:t>Participación evaluada</w:t>
            </w:r>
          </w:p>
        </w:tc>
      </w:tr>
      <w:tr w:rsidR="006C1A74" w14:paraId="13AC56A6" w14:textId="77777777">
        <w:tc>
          <w:tcPr>
            <w:tcW w:w="4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A2" w14:textId="77777777" w:rsidR="006C1A74" w:rsidRDefault="003D5ECC">
            <w:pPr>
              <w:spacing w:before="30" w:after="30"/>
            </w:pPr>
            <w:r>
              <w:rPr>
                <w:b/>
                <w:bCs/>
                <w:color w:val="333333"/>
                <w:sz w:val="20"/>
                <w:szCs w:val="20"/>
              </w:rPr>
              <w:t>Proyecto integrador (avance semanal)</w:t>
            </w:r>
          </w:p>
        </w:tc>
        <w:tc>
          <w:tcPr>
            <w:tcW w:w="1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A3" w14:textId="77777777" w:rsidR="006C1A74" w:rsidRDefault="003D5ECC">
            <w:pPr>
              <w:spacing w:before="30" w:after="30"/>
              <w:jc w:val="center"/>
            </w:pPr>
            <w:r>
              <w:rPr>
                <w:color w:val="333333"/>
                <w:sz w:val="20"/>
                <w:szCs w:val="20"/>
              </w:rPr>
              <w:t>3.0</w:t>
            </w:r>
          </w:p>
        </w:tc>
        <w:tc>
          <w:tcPr>
            <w:tcW w:w="1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A4" w14:textId="77777777" w:rsidR="006C1A74" w:rsidRDefault="003D5ECC">
            <w:pPr>
              <w:spacing w:before="30" w:after="30"/>
              <w:jc w:val="center"/>
            </w:pPr>
            <w:r>
              <w:rPr>
                <w:i/>
                <w:iCs/>
                <w:color w:val="333333"/>
                <w:sz w:val="20"/>
                <w:szCs w:val="20"/>
              </w:rPr>
              <w:t>Autónomo</w:t>
            </w:r>
          </w:p>
        </w:tc>
        <w:tc>
          <w:tcPr>
            <w:tcW w:w="2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A5" w14:textId="77777777" w:rsidR="006C1A74" w:rsidRDefault="003D5ECC">
            <w:pPr>
              <w:spacing w:before="30" w:after="30"/>
            </w:pPr>
            <w:r>
              <w:rPr>
                <w:color w:val="333333"/>
                <w:sz w:val="20"/>
                <w:szCs w:val="20"/>
              </w:rPr>
              <w:t>Avance progresivo</w:t>
            </w:r>
          </w:p>
        </w:tc>
      </w:tr>
      <w:tr w:rsidR="006C1A74" w14:paraId="13AC56AB"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A7" w14:textId="77777777" w:rsidR="006C1A74" w:rsidRDefault="003D5ECC">
            <w:pPr>
              <w:spacing w:before="30" w:after="30"/>
            </w:pPr>
            <w:r>
              <w:rPr>
                <w:b/>
                <w:bCs/>
                <w:color w:val="333333"/>
                <w:sz w:val="20"/>
                <w:szCs w:val="20"/>
              </w:rPr>
              <w:t>Sesión sincrónica</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A8" w14:textId="77777777" w:rsidR="006C1A74" w:rsidRDefault="003D5ECC">
            <w:pPr>
              <w:spacing w:before="30" w:after="30"/>
              <w:jc w:val="center"/>
            </w:pPr>
            <w:r>
              <w:rPr>
                <w:color w:val="333333"/>
                <w:sz w:val="20"/>
                <w:szCs w:val="20"/>
              </w:rPr>
              <w:t>2.0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A9" w14:textId="77777777" w:rsidR="006C1A74" w:rsidRDefault="003D5ECC">
            <w:pPr>
              <w:spacing w:before="30" w:after="30"/>
              <w:jc w:val="center"/>
            </w:pPr>
            <w:r>
              <w:rPr>
                <w:i/>
                <w:iCs/>
                <w:color w:val="333333"/>
                <w:sz w:val="20"/>
                <w:szCs w:val="20"/>
              </w:rPr>
              <w:t>Sincrónico</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AA" w14:textId="77777777" w:rsidR="006C1A74" w:rsidRDefault="003D5ECC">
            <w:pPr>
              <w:spacing w:before="30" w:after="30"/>
            </w:pPr>
            <w:r>
              <w:rPr>
                <w:color w:val="333333"/>
                <w:sz w:val="20"/>
                <w:szCs w:val="20"/>
              </w:rPr>
              <w:t>Evaluación en vivo</w:t>
            </w:r>
          </w:p>
        </w:tc>
      </w:tr>
      <w:tr w:rsidR="006C1A74" w14:paraId="13AC56B0" w14:textId="77777777">
        <w:tc>
          <w:tcPr>
            <w:tcW w:w="4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AC" w14:textId="77777777" w:rsidR="006C1A74" w:rsidRDefault="003D5ECC">
            <w:pPr>
              <w:spacing w:before="30" w:after="30"/>
            </w:pPr>
            <w:proofErr w:type="gramStart"/>
            <w:r>
              <w:rPr>
                <w:b/>
                <w:bCs/>
                <w:color w:val="333333"/>
                <w:sz w:val="20"/>
                <w:szCs w:val="20"/>
              </w:rPr>
              <w:t>TOTAL</w:t>
            </w:r>
            <w:proofErr w:type="gramEnd"/>
            <w:r>
              <w:rPr>
                <w:b/>
                <w:bCs/>
                <w:color w:val="333333"/>
                <w:sz w:val="20"/>
                <w:szCs w:val="20"/>
              </w:rPr>
              <w:t xml:space="preserve"> SEMANAL</w:t>
            </w:r>
          </w:p>
        </w:tc>
        <w:tc>
          <w:tcPr>
            <w:tcW w:w="1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AD" w14:textId="77777777" w:rsidR="006C1A74" w:rsidRDefault="003D5ECC">
            <w:pPr>
              <w:spacing w:before="30" w:after="30"/>
              <w:jc w:val="center"/>
            </w:pPr>
            <w:r>
              <w:rPr>
                <w:b/>
                <w:bCs/>
                <w:color w:val="333333"/>
                <w:sz w:val="20"/>
                <w:szCs w:val="20"/>
              </w:rPr>
              <w:t>12.0</w:t>
            </w:r>
          </w:p>
        </w:tc>
        <w:tc>
          <w:tcPr>
            <w:tcW w:w="1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AE" w14:textId="77777777" w:rsidR="006C1A74" w:rsidRDefault="006C1A74">
            <w:pPr>
              <w:spacing w:before="30" w:after="30"/>
            </w:pPr>
          </w:p>
        </w:tc>
        <w:tc>
          <w:tcPr>
            <w:tcW w:w="2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AF" w14:textId="77777777" w:rsidR="006C1A74" w:rsidRDefault="006C1A74">
            <w:pPr>
              <w:spacing w:before="30" w:after="30"/>
            </w:pPr>
          </w:p>
        </w:tc>
      </w:tr>
    </w:tbl>
    <w:p w14:paraId="13AC56B1" w14:textId="77777777" w:rsidR="006C1A74" w:rsidRDefault="003D5ECC">
      <w:pPr>
        <w:spacing w:before="100" w:after="60"/>
      </w:pPr>
      <w:r>
        <w:rPr>
          <w:i/>
          <w:iCs/>
          <w:color w:val="666666"/>
        </w:rPr>
        <w:t>En semanas de entrega de avance (3, 5, 7), las horas de laboratorio se redirigen al proyecto, elevando su dedicación a 4-5 horas.</w:t>
      </w:r>
    </w:p>
    <w:p w14:paraId="13AC56B2" w14:textId="77777777" w:rsidR="006C1A74" w:rsidRDefault="003D5ECC">
      <w:r>
        <w:br w:type="page"/>
      </w:r>
    </w:p>
    <w:p w14:paraId="13AC56B3" w14:textId="77777777" w:rsidR="006C1A74" w:rsidRDefault="003D5ECC">
      <w:pPr>
        <w:pStyle w:val="Ttulo1"/>
      </w:pPr>
      <w:r>
        <w:lastRenderedPageBreak/>
        <w:t>6. PROGRAMA DETALLADO SEMANA A SEMANA</w:t>
      </w:r>
    </w:p>
    <w:p w14:paraId="13AC56B4" w14:textId="77777777" w:rsidR="006C1A74" w:rsidRDefault="003D5ECC">
      <w:pPr>
        <w:pStyle w:val="Ttulo2"/>
      </w:pPr>
      <w:r>
        <w:t>SEMANA 1: ¿Por Qué Pensamiento Sistémico?</w:t>
      </w:r>
    </w:p>
    <w:p w14:paraId="13AC56B5" w14:textId="77777777" w:rsidR="006C1A74" w:rsidRDefault="003D5ECC" w:rsidP="2030D868">
      <w:pPr>
        <w:spacing w:after="80"/>
        <w:rPr>
          <w:i/>
          <w:iCs/>
          <w:color w:val="2E8B8B"/>
        </w:rPr>
      </w:pPr>
      <w:commentRangeStart w:id="39"/>
      <w:r w:rsidRPr="2030D868">
        <w:rPr>
          <w:i/>
          <w:iCs/>
          <w:color w:val="2E8B8B"/>
        </w:rPr>
        <w:t>Caso ancla: La crisis de El Niño 2015-2016 en el sector eléctrico colombiano</w:t>
      </w:r>
      <w:commentRangeEnd w:id="39"/>
      <w:r>
        <w:commentReference w:id="39"/>
      </w:r>
    </w:p>
    <w:p w14:paraId="13AC56B6" w14:textId="77777777" w:rsidR="006C1A74" w:rsidRDefault="003D5ECC">
      <w:pPr>
        <w:spacing w:before="60" w:after="120"/>
      </w:pPr>
      <w:r w:rsidRPr="2898CFD3">
        <w:rPr>
          <w:color w:val="333333"/>
        </w:rPr>
        <w:t xml:space="preserve">Semana introductoria de bajo umbral técnico. El estudiante descubre por qué el análisis convencional de proyectos (VPN, TIR, sensibilidad estática) resulta insuficiente cuando el proyecto está inmerso en un sistema complejo. Se introduce el vocabulario básico: agentes, retroalimentaciones, emergencia, no linealidad, retardos. </w:t>
      </w:r>
      <w:r w:rsidRPr="2898CFD3">
        <w:rPr>
          <w:b/>
          <w:bCs/>
          <w:color w:val="333333"/>
        </w:rPr>
        <w:t>No se programa ni se modela cuantitativamente; se piensa y se dibuja</w:t>
      </w:r>
      <w:r w:rsidRPr="2898CFD3">
        <w:rPr>
          <w:color w:val="333333"/>
        </w:rPr>
        <w:t>. El caso de El Niño 2015-2016 muestra cómo retroalimentaciones entre hidrología, precios de bolsa, decisiones de generadores térmicos y señales regulatorias amplificaron una crisis que los modelos lineales no anticiparon.</w:t>
      </w:r>
    </w:p>
    <w:p w14:paraId="13AC56B7" w14:textId="77777777" w:rsidR="006C1A74" w:rsidRDefault="003D5ECC">
      <w:pPr>
        <w:spacing w:before="200" w:after="80"/>
      </w:pPr>
      <w:r>
        <w:rPr>
          <w:b/>
          <w:bCs/>
          <w:color w:val="2E8B8B"/>
          <w:sz w:val="23"/>
          <w:szCs w:val="23"/>
        </w:rPr>
        <w:t>Bloque Autónomo — 10 horas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5"/>
        <w:gridCol w:w="4813"/>
        <w:gridCol w:w="985"/>
        <w:gridCol w:w="1217"/>
      </w:tblGrid>
      <w:tr w:rsidR="006C1A74" w14:paraId="13AC56BC" w14:textId="77777777">
        <w:tc>
          <w:tcPr>
            <w:tcW w:w="2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6B8" w14:textId="77777777" w:rsidR="006C1A74" w:rsidRDefault="003D5ECC">
            <w:pPr>
              <w:spacing w:before="40" w:after="40"/>
              <w:jc w:val="center"/>
            </w:pPr>
            <w:r>
              <w:rPr>
                <w:b/>
                <w:bCs/>
                <w:color w:val="FFFFFF"/>
                <w:sz w:val="20"/>
                <w:szCs w:val="20"/>
              </w:rPr>
              <w:t>Actividad</w:t>
            </w:r>
          </w:p>
        </w:tc>
        <w:tc>
          <w:tcPr>
            <w:tcW w:w="49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6B9" w14:textId="77777777" w:rsidR="006C1A74" w:rsidRDefault="003D5ECC">
            <w:pPr>
              <w:spacing w:before="40" w:after="40"/>
              <w:jc w:val="center"/>
            </w:pPr>
            <w:r>
              <w:rPr>
                <w:b/>
                <w:bCs/>
                <w:color w:val="FFFFFF"/>
                <w:sz w:val="20"/>
                <w:szCs w:val="20"/>
              </w:rPr>
              <w:t>Descripción</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6BA" w14:textId="77777777" w:rsidR="006C1A74" w:rsidRDefault="003D5ECC">
            <w:pPr>
              <w:spacing w:before="40" w:after="40"/>
              <w:jc w:val="center"/>
            </w:pPr>
            <w:r>
              <w:rPr>
                <w:b/>
                <w:bCs/>
                <w:color w:val="FFFFFF"/>
                <w:sz w:val="20"/>
                <w:szCs w:val="20"/>
              </w:rPr>
              <w:t>Horas</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6BB" w14:textId="77777777" w:rsidR="006C1A74" w:rsidRDefault="003D5ECC">
            <w:pPr>
              <w:spacing w:before="40" w:after="40"/>
              <w:jc w:val="center"/>
            </w:pPr>
            <w:r>
              <w:rPr>
                <w:b/>
                <w:bCs/>
                <w:color w:val="FFFFFF"/>
                <w:sz w:val="20"/>
                <w:szCs w:val="20"/>
              </w:rPr>
              <w:t>Entrega</w:t>
            </w:r>
          </w:p>
        </w:tc>
      </w:tr>
      <w:tr w:rsidR="006C1A74" w14:paraId="13AC56C1"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BD" w14:textId="77777777" w:rsidR="006C1A74" w:rsidRDefault="003D5ECC">
            <w:pPr>
              <w:spacing w:before="30" w:after="30"/>
            </w:pPr>
            <w:r>
              <w:rPr>
                <w:b/>
                <w:bCs/>
                <w:color w:val="333333"/>
                <w:sz w:val="20"/>
                <w:szCs w:val="20"/>
              </w:rPr>
              <w:t>Video-lecciones</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BE" w14:textId="77777777" w:rsidR="006C1A74" w:rsidRDefault="003D5ECC">
            <w:pPr>
              <w:spacing w:before="30" w:after="30"/>
            </w:pPr>
            <w:r>
              <w:rPr>
                <w:color w:val="333333"/>
                <w:sz w:val="20"/>
                <w:szCs w:val="20"/>
              </w:rPr>
              <w:t xml:space="preserve">1.1 ¿Qué es un sistema complejo? Ejemplos cotidianos (15 min). 1.2 El sector eléctrico colombiano como sistema complejo adaptativo (15 min). 1.3 Retroalimentación: lazos de refuerzo y balance (12 min). 1.4 El marco </w:t>
            </w:r>
            <w:proofErr w:type="spellStart"/>
            <w:r>
              <w:rPr>
                <w:color w:val="333333"/>
                <w:sz w:val="20"/>
                <w:szCs w:val="20"/>
              </w:rPr>
              <w:t>Cynefin</w:t>
            </w:r>
            <w:proofErr w:type="spellEnd"/>
            <w:r>
              <w:rPr>
                <w:color w:val="333333"/>
                <w:sz w:val="20"/>
                <w:szCs w:val="20"/>
              </w:rPr>
              <w:t>: complicado vs. complejo (10 min).</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BF" w14:textId="77777777" w:rsidR="006C1A74" w:rsidRDefault="003D5ECC">
            <w:pPr>
              <w:spacing w:before="30" w:after="30"/>
              <w:jc w:val="center"/>
            </w:pPr>
            <w:r>
              <w:rPr>
                <w:color w:val="333333"/>
                <w:sz w:val="20"/>
                <w:szCs w:val="20"/>
              </w:rPr>
              <w:t>2.5</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C0" w14:textId="77777777" w:rsidR="006C1A74" w:rsidRDefault="003D5ECC">
            <w:pPr>
              <w:spacing w:before="30" w:after="30"/>
            </w:pPr>
            <w:proofErr w:type="spellStart"/>
            <w:r>
              <w:rPr>
                <w:color w:val="333333"/>
                <w:sz w:val="20"/>
                <w:szCs w:val="20"/>
              </w:rPr>
              <w:t>Quizzes</w:t>
            </w:r>
            <w:proofErr w:type="spellEnd"/>
          </w:p>
        </w:tc>
      </w:tr>
      <w:tr w:rsidR="006C1A74" w14:paraId="13AC56C6"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C2" w14:textId="77777777" w:rsidR="006C1A74" w:rsidRDefault="003D5ECC">
            <w:pPr>
              <w:spacing w:before="30" w:after="30"/>
            </w:pPr>
            <w:r>
              <w:rPr>
                <w:b/>
                <w:bCs/>
                <w:color w:val="333333"/>
                <w:sz w:val="20"/>
                <w:szCs w:val="20"/>
              </w:rPr>
              <w:t>Lectura dirigida</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C3" w14:textId="77777777" w:rsidR="006C1A74" w:rsidRDefault="003D5ECC">
            <w:pPr>
              <w:spacing w:before="30" w:after="30"/>
            </w:pPr>
            <w:r w:rsidRPr="00904F4D">
              <w:rPr>
                <w:color w:val="333333"/>
                <w:sz w:val="20"/>
                <w:szCs w:val="20"/>
                <w:lang w:val="en-US"/>
                <w:rPrChange w:id="40" w:author="Camilo Hernando Gomez Castro" w:date="2026-04-07T10:36:00Z">
                  <w:rPr>
                    <w:color w:val="333333"/>
                    <w:sz w:val="20"/>
                    <w:szCs w:val="20"/>
                  </w:rPr>
                </w:rPrChange>
              </w:rPr>
              <w:t xml:space="preserve">Meadows, Thinking in Systems, Cap. 1-2. </w:t>
            </w:r>
            <w:r>
              <w:rPr>
                <w:color w:val="333333"/>
                <w:sz w:val="20"/>
                <w:szCs w:val="20"/>
              </w:rPr>
              <w:t>Guía de lectura con 3 preguntas orientadoras. Resumen ejecutivo del PEN 2020-2050 (UPME).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C4" w14:textId="77777777" w:rsidR="006C1A74" w:rsidRDefault="003D5ECC">
            <w:pPr>
              <w:spacing w:before="30" w:after="30"/>
              <w:jc w:val="center"/>
            </w:pPr>
            <w:r>
              <w:rPr>
                <w:color w:val="333333"/>
                <w:sz w:val="20"/>
                <w:szCs w:val="20"/>
              </w:rPr>
              <w:t>1.5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C5" w14:textId="77777777" w:rsidR="006C1A74" w:rsidRDefault="003D5ECC">
            <w:pPr>
              <w:spacing w:before="30" w:after="30"/>
            </w:pPr>
            <w:r>
              <w:rPr>
                <w:color w:val="333333"/>
                <w:sz w:val="20"/>
                <w:szCs w:val="20"/>
              </w:rPr>
              <w:t>Antes de foro</w:t>
            </w:r>
          </w:p>
        </w:tc>
      </w:tr>
      <w:tr w:rsidR="006C1A74" w14:paraId="13AC56CB"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C7" w14:textId="77777777" w:rsidR="006C1A74" w:rsidRDefault="003D5ECC">
            <w:pPr>
              <w:spacing w:before="30" w:after="30"/>
            </w:pPr>
            <w:r>
              <w:rPr>
                <w:b/>
                <w:bCs/>
                <w:color w:val="333333"/>
                <w:sz w:val="20"/>
                <w:szCs w:val="20"/>
              </w:rPr>
              <w:t>Ejercicio aplicado</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C8" w14:textId="77777777" w:rsidR="006C1A74" w:rsidRDefault="003D5ECC">
            <w:pPr>
              <w:spacing w:before="30" w:after="30"/>
            </w:pPr>
            <w:r>
              <w:rPr>
                <w:color w:val="333333"/>
                <w:sz w:val="20"/>
                <w:szCs w:val="20"/>
              </w:rPr>
              <w:t>Dibujar a mano (o en Kumu.io) un mapa causal informal de la crisis de El Niño 2015-2016. Identificar al menos 3 retroalimentaciones. No se exige formalismo; se busca la reflexión.</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C9" w14:textId="77777777" w:rsidR="006C1A74" w:rsidRDefault="003D5ECC">
            <w:pPr>
              <w:spacing w:before="30" w:after="30"/>
              <w:jc w:val="center"/>
            </w:pPr>
            <w:r>
              <w:rPr>
                <w:color w:val="333333"/>
                <w:sz w:val="20"/>
                <w:szCs w:val="20"/>
              </w:rPr>
              <w:t>2.0</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CA" w14:textId="77777777" w:rsidR="006C1A74" w:rsidRDefault="003D5ECC">
            <w:pPr>
              <w:spacing w:before="30" w:after="30"/>
            </w:pPr>
            <w:r>
              <w:rPr>
                <w:color w:val="333333"/>
                <w:sz w:val="20"/>
                <w:szCs w:val="20"/>
              </w:rPr>
              <w:t>Mapa causal</w:t>
            </w:r>
          </w:p>
        </w:tc>
      </w:tr>
      <w:tr w:rsidR="006C1A74" w14:paraId="13AC56D0"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CC" w14:textId="77777777" w:rsidR="006C1A74" w:rsidRDefault="003D5ECC">
            <w:pPr>
              <w:spacing w:before="30" w:after="30"/>
            </w:pPr>
            <w:r>
              <w:rPr>
                <w:b/>
                <w:bCs/>
                <w:color w:val="333333"/>
                <w:sz w:val="20"/>
                <w:szCs w:val="20"/>
              </w:rPr>
              <w:t>Foro</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CD" w14:textId="77777777" w:rsidR="006C1A74" w:rsidRDefault="003D5ECC">
            <w:pPr>
              <w:spacing w:before="30" w:after="30"/>
            </w:pPr>
            <w:r>
              <w:rPr>
                <w:color w:val="333333"/>
                <w:sz w:val="20"/>
                <w:szCs w:val="20"/>
              </w:rPr>
              <w:t>Identificar un proyecto energético colombiano cuyo resultado no se pudo predecir con un VPN estático. Explicar por qué desde la perspectiva de complejidad. + 2 comentarios a compañeros.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CE" w14:textId="77777777" w:rsidR="006C1A74" w:rsidRDefault="003D5ECC">
            <w:pPr>
              <w:spacing w:before="30" w:after="30"/>
              <w:jc w:val="center"/>
            </w:pPr>
            <w:r>
              <w:rPr>
                <w:color w:val="333333"/>
                <w:sz w:val="20"/>
                <w:szCs w:val="20"/>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6CF" w14:textId="77777777" w:rsidR="006C1A74" w:rsidRDefault="003D5ECC">
            <w:pPr>
              <w:spacing w:before="30" w:after="30"/>
            </w:pPr>
            <w:r>
              <w:rPr>
                <w:color w:val="333333"/>
                <w:sz w:val="20"/>
                <w:szCs w:val="20"/>
              </w:rPr>
              <w:t>Post + comentarios</w:t>
            </w:r>
          </w:p>
        </w:tc>
      </w:tr>
      <w:tr w:rsidR="006C1A74" w14:paraId="13AC56D5"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D1" w14:textId="77777777" w:rsidR="006C1A74" w:rsidRDefault="003D5ECC">
            <w:pPr>
              <w:spacing w:before="30" w:after="30"/>
            </w:pPr>
            <w:r>
              <w:rPr>
                <w:b/>
                <w:bCs/>
                <w:color w:val="333333"/>
                <w:sz w:val="20"/>
                <w:szCs w:val="20"/>
              </w:rPr>
              <w:t>Proyecto integrador</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D2" w14:textId="77777777" w:rsidR="006C1A74" w:rsidRDefault="003D5ECC">
            <w:pPr>
              <w:spacing w:before="30" w:after="30"/>
            </w:pPr>
            <w:r>
              <w:rPr>
                <w:color w:val="333333"/>
                <w:sz w:val="20"/>
                <w:szCs w:val="20"/>
              </w:rPr>
              <w:t>Conformar grupo de 3. Seleccionar caso de estudio de la lista sugerida o propuesta libre. Entregar ficha de 1 página: caso, actores relevantes, preguntas de análisis.</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D3" w14:textId="77777777" w:rsidR="006C1A74" w:rsidRDefault="003D5ECC">
            <w:pPr>
              <w:spacing w:before="30" w:after="30"/>
              <w:jc w:val="center"/>
            </w:pPr>
            <w:r>
              <w:rPr>
                <w:color w:val="333333"/>
                <w:sz w:val="20"/>
                <w:szCs w:val="20"/>
              </w:rPr>
              <w:t>3.0</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D4" w14:textId="77777777" w:rsidR="006C1A74" w:rsidRDefault="003D5ECC">
            <w:pPr>
              <w:spacing w:before="30" w:after="30"/>
            </w:pPr>
            <w:r>
              <w:rPr>
                <w:color w:val="333333"/>
                <w:sz w:val="20"/>
                <w:szCs w:val="20"/>
              </w:rPr>
              <w:t>Ficha de proyecto</w:t>
            </w:r>
          </w:p>
        </w:tc>
      </w:tr>
      <w:tr w:rsidR="006C1A74" w14:paraId="13AC56DA"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6D6" w14:textId="77777777" w:rsidR="006C1A74" w:rsidRDefault="003D5ECC">
            <w:pPr>
              <w:spacing w:before="30" w:after="30"/>
            </w:pPr>
            <w:proofErr w:type="gramStart"/>
            <w:r>
              <w:rPr>
                <w:b/>
                <w:bCs/>
                <w:color w:val="333333"/>
                <w:sz w:val="20"/>
                <w:szCs w:val="20"/>
              </w:rPr>
              <w:t>TOTAL</w:t>
            </w:r>
            <w:proofErr w:type="gramEnd"/>
            <w:r>
              <w:rPr>
                <w:b/>
                <w:bCs/>
                <w:color w:val="333333"/>
                <w:sz w:val="20"/>
                <w:szCs w:val="20"/>
              </w:rPr>
              <w:t xml:space="preserve"> AUTÓNOMO</w:t>
            </w:r>
          </w:p>
        </w:tc>
        <w:tc>
          <w:tcPr>
            <w:tcW w:w="496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6D7" w14:textId="77777777" w:rsidR="006C1A74" w:rsidRDefault="006C1A74">
            <w:pPr>
              <w:spacing w:before="30" w:after="30"/>
            </w:pPr>
          </w:p>
        </w:tc>
        <w:tc>
          <w:tcPr>
            <w:tcW w:w="10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6D8" w14:textId="77777777" w:rsidR="006C1A74" w:rsidRDefault="003D5ECC">
            <w:pPr>
              <w:spacing w:before="30" w:after="30"/>
              <w:jc w:val="center"/>
            </w:pPr>
            <w:r>
              <w:rPr>
                <w:b/>
                <w:bCs/>
                <w:color w:val="333333"/>
                <w:sz w:val="20"/>
                <w:szCs w:val="20"/>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6D9" w14:textId="77777777" w:rsidR="006C1A74" w:rsidRDefault="006C1A74">
            <w:pPr>
              <w:spacing w:before="30" w:after="30"/>
            </w:pPr>
          </w:p>
        </w:tc>
      </w:tr>
    </w:tbl>
    <w:p w14:paraId="13AC56DB" w14:textId="77777777" w:rsidR="006C1A74" w:rsidRDefault="003D5ECC">
      <w:pPr>
        <w:spacing w:before="200" w:after="80"/>
      </w:pPr>
      <w:r>
        <w:rPr>
          <w:b/>
          <w:bCs/>
          <w:color w:val="2E8B8B"/>
          <w:sz w:val="23"/>
          <w:szCs w:val="23"/>
        </w:rPr>
        <w:t>Sesión Sincrónica — 2 horas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000"/>
        <w:gridCol w:w="3460"/>
      </w:tblGrid>
      <w:tr w:rsidR="006C1A74" w14:paraId="13AC56E0" w14:textId="77777777" w:rsidTr="13EAF9A5">
        <w:tc>
          <w:tcPr>
            <w:tcW w:w="15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6DC" w14:textId="77777777" w:rsidR="006C1A74" w:rsidRDefault="003D5ECC">
            <w:pPr>
              <w:spacing w:before="40" w:after="40"/>
              <w:jc w:val="center"/>
            </w:pPr>
            <w:r>
              <w:rPr>
                <w:b/>
                <w:bCs/>
                <w:color w:val="FFFFFF"/>
                <w:sz w:val="20"/>
                <w:szCs w:val="20"/>
              </w:rPr>
              <w:t>Momento</w:t>
            </w:r>
          </w:p>
        </w:tc>
        <w:tc>
          <w:tcPr>
            <w:tcW w:w="3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6DD" w14:textId="77777777" w:rsidR="006C1A74" w:rsidRDefault="003D5ECC">
            <w:pPr>
              <w:spacing w:before="40" w:after="40"/>
              <w:jc w:val="center"/>
            </w:pPr>
            <w:r>
              <w:rPr>
                <w:b/>
                <w:bCs/>
                <w:color w:val="FFFFFF"/>
                <w:sz w:val="20"/>
                <w:szCs w:val="20"/>
              </w:rPr>
              <w:t>Actividad</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6DE" w14:textId="77777777" w:rsidR="006C1A74" w:rsidRDefault="003D5ECC">
            <w:pPr>
              <w:spacing w:before="40" w:after="40"/>
              <w:jc w:val="center"/>
            </w:pPr>
            <w:r>
              <w:rPr>
                <w:b/>
                <w:bCs/>
                <w:color w:val="FFFFFF"/>
                <w:sz w:val="20"/>
                <w:szCs w:val="20"/>
              </w:rPr>
              <w:t>Duración</w:t>
            </w:r>
          </w:p>
        </w:tc>
        <w:tc>
          <w:tcPr>
            <w:tcW w:w="34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6DF" w14:textId="77777777" w:rsidR="006C1A74" w:rsidRDefault="003D5ECC">
            <w:pPr>
              <w:spacing w:before="40" w:after="40"/>
              <w:jc w:val="center"/>
            </w:pPr>
            <w:r>
              <w:rPr>
                <w:b/>
                <w:bCs/>
                <w:color w:val="FFFFFF"/>
                <w:sz w:val="20"/>
                <w:szCs w:val="20"/>
              </w:rPr>
              <w:t>Propósito</w:t>
            </w:r>
          </w:p>
        </w:tc>
      </w:tr>
      <w:tr w:rsidR="006C1A74" w14:paraId="13AC56E5" w14:textId="77777777" w:rsidTr="13EAF9A5">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E1" w14:textId="77777777" w:rsidR="006C1A74" w:rsidRDefault="003D5ECC">
            <w:pPr>
              <w:spacing w:before="30" w:after="30"/>
            </w:pPr>
            <w:r>
              <w:rPr>
                <w:b/>
                <w:bCs/>
                <w:color w:val="333333"/>
                <w:sz w:val="20"/>
                <w:szCs w:val="20"/>
              </w:rPr>
              <w:t>Apertura</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E2" w14:textId="77777777" w:rsidR="006C1A74" w:rsidRDefault="003D5ECC">
            <w:pPr>
              <w:spacing w:before="30" w:after="30"/>
            </w:pPr>
            <w:r>
              <w:rPr>
                <w:color w:val="333333"/>
                <w:sz w:val="20"/>
                <w:szCs w:val="20"/>
              </w:rPr>
              <w:t>Clarificación de dudas sobre complejidad vs. complicación.</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E3" w14:textId="77777777" w:rsidR="006C1A74" w:rsidRDefault="003D5ECC">
            <w:pPr>
              <w:spacing w:before="30" w:after="30"/>
              <w:jc w:val="center"/>
            </w:pPr>
            <w:r>
              <w:rPr>
                <w:color w:val="333333"/>
                <w:sz w:val="20"/>
                <w:szCs w:val="20"/>
              </w:rPr>
              <w:t>15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E4" w14:textId="77777777" w:rsidR="006C1A74" w:rsidRDefault="003D5ECC">
            <w:pPr>
              <w:spacing w:before="30" w:after="30"/>
            </w:pPr>
            <w:r>
              <w:rPr>
                <w:color w:val="333333"/>
                <w:sz w:val="20"/>
                <w:szCs w:val="20"/>
              </w:rPr>
              <w:t>Diagnóstico de comprensión inicial.</w:t>
            </w:r>
          </w:p>
        </w:tc>
      </w:tr>
      <w:tr w:rsidR="006C1A74" w14:paraId="13AC56EA" w14:textId="77777777" w:rsidTr="13EAF9A5">
        <w:tc>
          <w:tcPr>
            <w:tcW w:w="15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E6" w14:textId="77777777" w:rsidR="006C1A74" w:rsidRDefault="003D5ECC">
            <w:pPr>
              <w:spacing w:before="30" w:after="30"/>
            </w:pPr>
            <w:r>
              <w:rPr>
                <w:b/>
                <w:bCs/>
                <w:color w:val="333333"/>
                <w:sz w:val="20"/>
                <w:szCs w:val="20"/>
              </w:rPr>
              <w:t>Caso guiado</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E7" w14:textId="77777777" w:rsidR="006C1A74" w:rsidRDefault="003D5ECC" w:rsidP="13EAF9A5">
            <w:pPr>
              <w:spacing w:before="30" w:after="30"/>
              <w:rPr>
                <w:color w:val="333333"/>
                <w:sz w:val="20"/>
                <w:szCs w:val="20"/>
              </w:rPr>
            </w:pPr>
            <w:commentRangeStart w:id="41"/>
            <w:r w:rsidRPr="13EAF9A5">
              <w:rPr>
                <w:color w:val="333333"/>
                <w:sz w:val="20"/>
                <w:szCs w:val="20"/>
              </w:rPr>
              <w:t xml:space="preserve">Profesor reconstruye la crisis de El Niño 2015-2016 en vivo, identificando </w:t>
            </w:r>
            <w:r w:rsidRPr="13EAF9A5">
              <w:rPr>
                <w:color w:val="333333"/>
                <w:sz w:val="20"/>
                <w:szCs w:val="20"/>
              </w:rPr>
              <w:lastRenderedPageBreak/>
              <w:t>retroalimentaciones paso a paso. Modela el razonamiento sistémico.</w:t>
            </w:r>
            <w:commentRangeEnd w:id="41"/>
            <w:r>
              <w:rPr>
                <w:rStyle w:val="Refdecomentario"/>
                <w:color w:val="333333"/>
                <w:sz w:val="20"/>
                <w:szCs w:val="20"/>
              </w:rPr>
              <w:commentReference w:id="41"/>
            </w:r>
          </w:p>
        </w:tc>
        <w:tc>
          <w:tcPr>
            <w:tcW w:w="1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E8" w14:textId="77777777" w:rsidR="006C1A74" w:rsidRDefault="003D5ECC">
            <w:pPr>
              <w:spacing w:before="30" w:after="30"/>
              <w:jc w:val="center"/>
            </w:pPr>
            <w:r>
              <w:rPr>
                <w:color w:val="333333"/>
                <w:sz w:val="20"/>
                <w:szCs w:val="20"/>
              </w:rPr>
              <w:lastRenderedPageBreak/>
              <w:t>35 min</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E9" w14:textId="77777777" w:rsidR="006C1A74" w:rsidRDefault="003D5ECC">
            <w:pPr>
              <w:spacing w:before="30" w:after="30"/>
            </w:pPr>
            <w:r>
              <w:rPr>
                <w:color w:val="333333"/>
                <w:sz w:val="20"/>
                <w:szCs w:val="20"/>
              </w:rPr>
              <w:t>Demostrar cómo se piensa en sistemas.</w:t>
            </w:r>
          </w:p>
        </w:tc>
      </w:tr>
      <w:tr w:rsidR="006C1A74" w14:paraId="13AC56EF" w14:textId="77777777" w:rsidTr="13EAF9A5">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EB" w14:textId="77777777" w:rsidR="006C1A74" w:rsidRDefault="003D5ECC">
            <w:pPr>
              <w:spacing w:before="30" w:after="30"/>
            </w:pPr>
            <w:r>
              <w:rPr>
                <w:b/>
                <w:bCs/>
                <w:color w:val="333333"/>
                <w:sz w:val="20"/>
                <w:szCs w:val="20"/>
              </w:rPr>
              <w:t>Presentación</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EC" w14:textId="77777777" w:rsidR="006C1A74" w:rsidRDefault="003D5ECC" w:rsidP="13EAF9A5">
            <w:pPr>
              <w:spacing w:before="30" w:after="30"/>
              <w:rPr>
                <w:color w:val="333333"/>
                <w:sz w:val="20"/>
                <w:szCs w:val="20"/>
              </w:rPr>
            </w:pPr>
            <w:commentRangeStart w:id="42"/>
            <w:commentRangeStart w:id="43"/>
            <w:r w:rsidRPr="13EAF9A5">
              <w:rPr>
                <w:color w:val="333333"/>
                <w:sz w:val="20"/>
                <w:szCs w:val="20"/>
              </w:rPr>
              <w:t>3 grupos presentan su mapa causal informal. Profesor y pares dan retroalimentación constructiva.</w:t>
            </w:r>
            <w:commentRangeEnd w:id="42"/>
            <w:r>
              <w:rPr>
                <w:rStyle w:val="Refdecomentario"/>
                <w:color w:val="333333"/>
                <w:sz w:val="20"/>
                <w:szCs w:val="20"/>
              </w:rPr>
              <w:commentReference w:id="42"/>
            </w:r>
            <w:commentRangeEnd w:id="43"/>
            <w:r>
              <w:commentReference w:id="43"/>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ED" w14:textId="77777777" w:rsidR="006C1A74" w:rsidRDefault="003D5ECC">
            <w:pPr>
              <w:spacing w:before="30" w:after="30"/>
              <w:jc w:val="center"/>
            </w:pPr>
            <w:r>
              <w:rPr>
                <w:color w:val="333333"/>
                <w:sz w:val="20"/>
                <w:szCs w:val="20"/>
              </w:rPr>
              <w:t>30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EE" w14:textId="77777777" w:rsidR="006C1A74" w:rsidRDefault="003D5ECC">
            <w:pPr>
              <w:spacing w:before="30" w:after="30"/>
            </w:pPr>
            <w:r>
              <w:rPr>
                <w:color w:val="333333"/>
                <w:sz w:val="20"/>
                <w:szCs w:val="20"/>
              </w:rPr>
              <w:t>Primera práctica de comunicación sistémica.</w:t>
            </w:r>
          </w:p>
        </w:tc>
      </w:tr>
      <w:tr w:rsidR="006C1A74" w14:paraId="13AC56F4" w14:textId="77777777" w:rsidTr="13EAF9A5">
        <w:tc>
          <w:tcPr>
            <w:tcW w:w="15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F0" w14:textId="77777777" w:rsidR="006C1A74" w:rsidRDefault="003D5ECC">
            <w:pPr>
              <w:spacing w:before="30" w:after="30"/>
            </w:pPr>
            <w:r>
              <w:rPr>
                <w:b/>
                <w:bCs/>
                <w:color w:val="333333"/>
                <w:sz w:val="20"/>
                <w:szCs w:val="20"/>
              </w:rPr>
              <w:t>Ejercicio vivo</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F1" w14:textId="77777777" w:rsidR="006C1A74" w:rsidRDefault="003D5ECC">
            <w:pPr>
              <w:spacing w:before="30" w:after="30"/>
            </w:pPr>
            <w:r>
              <w:rPr>
                <w:color w:val="333333"/>
                <w:sz w:val="20"/>
                <w:szCs w:val="20"/>
              </w:rPr>
              <w:t>Mini-quiz: identificar retroalimentaciones en 3 escenarios energéticos breves (individual, 10 min).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F2" w14:textId="77777777" w:rsidR="006C1A74" w:rsidRDefault="003D5ECC">
            <w:pPr>
              <w:spacing w:before="30" w:after="30"/>
              <w:jc w:val="center"/>
            </w:pPr>
            <w:r>
              <w:rPr>
                <w:color w:val="333333"/>
                <w:sz w:val="20"/>
                <w:szCs w:val="20"/>
              </w:rPr>
              <w:t>25 min</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6F3" w14:textId="77777777" w:rsidR="006C1A74" w:rsidRDefault="003D5ECC">
            <w:pPr>
              <w:spacing w:before="30" w:after="30"/>
            </w:pPr>
            <w:r>
              <w:rPr>
                <w:color w:val="333333"/>
                <w:sz w:val="20"/>
                <w:szCs w:val="20"/>
              </w:rPr>
              <w:t>Evaluación individual de comprensión.</w:t>
            </w:r>
          </w:p>
        </w:tc>
      </w:tr>
      <w:tr w:rsidR="006C1A74" w14:paraId="13AC56F9" w14:textId="77777777" w:rsidTr="13EAF9A5">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F5" w14:textId="77777777" w:rsidR="006C1A74" w:rsidRDefault="003D5ECC">
            <w:pPr>
              <w:spacing w:before="30" w:after="30"/>
            </w:pPr>
            <w:r>
              <w:rPr>
                <w:b/>
                <w:bCs/>
                <w:color w:val="333333"/>
                <w:sz w:val="20"/>
                <w:szCs w:val="20"/>
              </w:rPr>
              <w:t>Cierre</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F6" w14:textId="77777777" w:rsidR="006C1A74" w:rsidRDefault="003D5ECC">
            <w:pPr>
              <w:spacing w:before="30" w:after="30"/>
            </w:pPr>
            <w:proofErr w:type="spellStart"/>
            <w:r>
              <w:rPr>
                <w:color w:val="333333"/>
                <w:sz w:val="20"/>
                <w:szCs w:val="20"/>
              </w:rPr>
              <w:t>Preview</w:t>
            </w:r>
            <w:proofErr w:type="spellEnd"/>
            <w:r>
              <w:rPr>
                <w:color w:val="333333"/>
                <w:sz w:val="20"/>
                <w:szCs w:val="20"/>
              </w:rPr>
              <w:t xml:space="preserve"> de </w:t>
            </w:r>
            <w:proofErr w:type="spellStart"/>
            <w:r>
              <w:rPr>
                <w:color w:val="333333"/>
                <w:sz w:val="20"/>
                <w:szCs w:val="20"/>
              </w:rPr>
              <w:t>CLDs</w:t>
            </w:r>
            <w:proofErr w:type="spellEnd"/>
            <w:r>
              <w:rPr>
                <w:color w:val="333333"/>
                <w:sz w:val="20"/>
                <w:szCs w:val="20"/>
              </w:rPr>
              <w:t xml:space="preserve"> formales. Asignación de presentadores semana 2.</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F7" w14:textId="77777777" w:rsidR="006C1A74" w:rsidRDefault="003D5ECC">
            <w:pPr>
              <w:spacing w:before="30" w:after="30"/>
              <w:jc w:val="center"/>
            </w:pPr>
            <w:r>
              <w:rPr>
                <w:color w:val="333333"/>
                <w:sz w:val="20"/>
                <w:szCs w:val="20"/>
              </w:rPr>
              <w:t>15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6F8" w14:textId="77777777" w:rsidR="006C1A74" w:rsidRDefault="003D5ECC">
            <w:pPr>
              <w:spacing w:before="30" w:after="30"/>
            </w:pPr>
            <w:r>
              <w:rPr>
                <w:color w:val="333333"/>
                <w:sz w:val="20"/>
                <w:szCs w:val="20"/>
              </w:rPr>
              <w:t>Orientar trabajo autónomo.</w:t>
            </w:r>
          </w:p>
        </w:tc>
      </w:tr>
    </w:tbl>
    <w:p w14:paraId="13AC56FA" w14:textId="77777777" w:rsidR="006C1A74" w:rsidRDefault="003D5ECC">
      <w:pPr>
        <w:spacing w:before="200" w:after="80"/>
      </w:pPr>
      <w:r>
        <w:rPr>
          <w:b/>
          <w:bCs/>
          <w:color w:val="2E8B8B"/>
          <w:sz w:val="23"/>
          <w:szCs w:val="23"/>
        </w:rPr>
        <w:t>Lecturas y Recursos</w:t>
      </w:r>
    </w:p>
    <w:p w14:paraId="13AC56FB" w14:textId="77777777" w:rsidR="006C1A74" w:rsidRDefault="003D5ECC">
      <w:pPr>
        <w:spacing w:before="60" w:after="80"/>
      </w:pPr>
      <w:r w:rsidRPr="00904F4D">
        <w:rPr>
          <w:color w:val="333333"/>
          <w:lang w:val="en-US"/>
          <w:rPrChange w:id="44" w:author="Camilo Hernando Gomez Castro" w:date="2026-04-07T10:36:00Z">
            <w:rPr>
              <w:color w:val="333333"/>
            </w:rPr>
          </w:rPrChange>
        </w:rPr>
        <w:t xml:space="preserve">Thinking in Systems: A Primer (Cap. 1-2) — Donella Meadows. </w:t>
      </w:r>
      <w:r>
        <w:rPr>
          <w:color w:val="333333"/>
        </w:rPr>
        <w:t>Plan Energético Nacional 2020-2050 (Resumen ejecutivo) — UPME. Informe de gestión de El Niño 2015-2016 — XM.</w:t>
      </w:r>
    </w:p>
    <w:p w14:paraId="13AC56FC" w14:textId="77777777" w:rsidR="006C1A74" w:rsidRDefault="003D5ECC">
      <w:r>
        <w:br w:type="page"/>
      </w:r>
    </w:p>
    <w:p w14:paraId="13AC56FD" w14:textId="77777777" w:rsidR="006C1A74" w:rsidRDefault="003D5ECC">
      <w:pPr>
        <w:pStyle w:val="Ttulo2"/>
      </w:pPr>
      <w:r>
        <w:lastRenderedPageBreak/>
        <w:t>SEMANA 2: Diagramas de Lazos Causales — La Herramienta Fundamental</w:t>
      </w:r>
    </w:p>
    <w:p w14:paraId="13AC56FE" w14:textId="77777777" w:rsidR="006C1A74" w:rsidRDefault="003D5ECC">
      <w:pPr>
        <w:spacing w:after="80"/>
      </w:pPr>
      <w:r>
        <w:rPr>
          <w:i/>
          <w:iCs/>
          <w:color w:val="2E8B8B"/>
        </w:rPr>
        <w:t>Caso ancla: El ciclo precio-oferta-demanda de la bolsa de energía colombiana</w:t>
      </w:r>
    </w:p>
    <w:p w14:paraId="13AC56FF" w14:textId="77777777" w:rsidR="006C1A74" w:rsidRDefault="003D5ECC">
      <w:pPr>
        <w:spacing w:before="60" w:after="120"/>
      </w:pPr>
      <w:r>
        <w:rPr>
          <w:color w:val="333333"/>
        </w:rPr>
        <w:t>Se formaliza el mapa causal de la semana anterior en un Diagrama de Lazos Causales (CLD) riguroso — la herramienta más utilizada en consultoría estratégica para comunicar dinámicas sistémicas. El estudiante aprende la notación formal: polaridad de flechas, lazos de refuerzo (R) y balance (B), retardos, y arquetipos sistémicos. El caso de la bolsa de energía colombiana permite practicar: ¿por qué el precio oscila? ¿Qué lazos amplifican y cuáles estabilizan?</w:t>
      </w:r>
    </w:p>
    <w:p w14:paraId="13AC5700" w14:textId="77777777" w:rsidR="006C1A74" w:rsidRDefault="003D5ECC">
      <w:pPr>
        <w:spacing w:before="200" w:after="80"/>
      </w:pPr>
      <w:r>
        <w:rPr>
          <w:b/>
          <w:bCs/>
          <w:color w:val="2E8B8B"/>
          <w:sz w:val="23"/>
          <w:szCs w:val="23"/>
        </w:rPr>
        <w:t>Bloque Autónomo — 10 horas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8"/>
        <w:gridCol w:w="4810"/>
        <w:gridCol w:w="985"/>
        <w:gridCol w:w="1217"/>
      </w:tblGrid>
      <w:tr w:rsidR="006C1A74" w14:paraId="13AC5705" w14:textId="77777777">
        <w:tc>
          <w:tcPr>
            <w:tcW w:w="2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01" w14:textId="77777777" w:rsidR="006C1A74" w:rsidRDefault="003D5ECC">
            <w:pPr>
              <w:spacing w:before="40" w:after="40"/>
              <w:jc w:val="center"/>
            </w:pPr>
            <w:r>
              <w:rPr>
                <w:b/>
                <w:bCs/>
                <w:color w:val="FFFFFF"/>
                <w:sz w:val="20"/>
                <w:szCs w:val="20"/>
              </w:rPr>
              <w:t>Actividad</w:t>
            </w:r>
          </w:p>
        </w:tc>
        <w:tc>
          <w:tcPr>
            <w:tcW w:w="49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02" w14:textId="77777777" w:rsidR="006C1A74" w:rsidRDefault="003D5ECC">
            <w:pPr>
              <w:spacing w:before="40" w:after="40"/>
              <w:jc w:val="center"/>
            </w:pPr>
            <w:r>
              <w:rPr>
                <w:b/>
                <w:bCs/>
                <w:color w:val="FFFFFF"/>
                <w:sz w:val="20"/>
                <w:szCs w:val="20"/>
              </w:rPr>
              <w:t>Descripción</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03" w14:textId="77777777" w:rsidR="006C1A74" w:rsidRDefault="003D5ECC">
            <w:pPr>
              <w:spacing w:before="40" w:after="40"/>
              <w:jc w:val="center"/>
            </w:pPr>
            <w:r>
              <w:rPr>
                <w:b/>
                <w:bCs/>
                <w:color w:val="FFFFFF"/>
                <w:sz w:val="20"/>
                <w:szCs w:val="20"/>
              </w:rPr>
              <w:t>Horas</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04" w14:textId="77777777" w:rsidR="006C1A74" w:rsidRDefault="003D5ECC">
            <w:pPr>
              <w:spacing w:before="40" w:after="40"/>
              <w:jc w:val="center"/>
            </w:pPr>
            <w:r>
              <w:rPr>
                <w:b/>
                <w:bCs/>
                <w:color w:val="FFFFFF"/>
                <w:sz w:val="20"/>
                <w:szCs w:val="20"/>
              </w:rPr>
              <w:t>Entrega</w:t>
            </w:r>
          </w:p>
        </w:tc>
      </w:tr>
      <w:tr w:rsidR="006C1A74" w14:paraId="13AC570A"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06" w14:textId="77777777" w:rsidR="006C1A74" w:rsidRDefault="003D5ECC">
            <w:pPr>
              <w:spacing w:before="30" w:after="30"/>
            </w:pPr>
            <w:r>
              <w:rPr>
                <w:b/>
                <w:bCs/>
                <w:color w:val="333333"/>
                <w:sz w:val="20"/>
                <w:szCs w:val="20"/>
              </w:rPr>
              <w:t>Video-lecciones</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07" w14:textId="77777777" w:rsidR="006C1A74" w:rsidRDefault="003D5ECC">
            <w:pPr>
              <w:spacing w:before="30" w:after="30"/>
            </w:pPr>
            <w:r>
              <w:rPr>
                <w:color w:val="333333"/>
                <w:sz w:val="20"/>
                <w:szCs w:val="20"/>
              </w:rPr>
              <w:t>2.1 CLD: convenciones y notación formal (15 min). 2.2 Lazos de refuerzo y balance con ejemplos energéticos (12 min). 2.3 Arquetipos sistémicos: "</w:t>
            </w:r>
            <w:proofErr w:type="spellStart"/>
            <w:r>
              <w:rPr>
                <w:color w:val="333333"/>
                <w:sz w:val="20"/>
                <w:szCs w:val="20"/>
              </w:rPr>
              <w:t>fixes</w:t>
            </w:r>
            <w:proofErr w:type="spellEnd"/>
            <w:r>
              <w:rPr>
                <w:color w:val="333333"/>
                <w:sz w:val="20"/>
                <w:szCs w:val="20"/>
              </w:rPr>
              <w:t xml:space="preserve"> </w:t>
            </w:r>
            <w:proofErr w:type="spellStart"/>
            <w:r>
              <w:rPr>
                <w:color w:val="333333"/>
                <w:sz w:val="20"/>
                <w:szCs w:val="20"/>
              </w:rPr>
              <w:t>that</w:t>
            </w:r>
            <w:proofErr w:type="spellEnd"/>
            <w:r>
              <w:rPr>
                <w:color w:val="333333"/>
                <w:sz w:val="20"/>
                <w:szCs w:val="20"/>
              </w:rPr>
              <w:t xml:space="preserve"> </w:t>
            </w:r>
            <w:proofErr w:type="spellStart"/>
            <w:r>
              <w:rPr>
                <w:color w:val="333333"/>
                <w:sz w:val="20"/>
                <w:szCs w:val="20"/>
              </w:rPr>
              <w:t>fail</w:t>
            </w:r>
            <w:proofErr w:type="spellEnd"/>
            <w:r>
              <w:rPr>
                <w:color w:val="333333"/>
                <w:sz w:val="20"/>
                <w:szCs w:val="20"/>
              </w:rPr>
              <w:t>", "</w:t>
            </w:r>
            <w:proofErr w:type="spellStart"/>
            <w:r>
              <w:rPr>
                <w:color w:val="333333"/>
                <w:sz w:val="20"/>
                <w:szCs w:val="20"/>
              </w:rPr>
              <w:t>shifting</w:t>
            </w:r>
            <w:proofErr w:type="spellEnd"/>
            <w:r>
              <w:rPr>
                <w:color w:val="333333"/>
                <w:sz w:val="20"/>
                <w:szCs w:val="20"/>
              </w:rPr>
              <w:t xml:space="preserve"> </w:t>
            </w:r>
            <w:proofErr w:type="spellStart"/>
            <w:r>
              <w:rPr>
                <w:color w:val="333333"/>
                <w:sz w:val="20"/>
                <w:szCs w:val="20"/>
              </w:rPr>
              <w:t>the</w:t>
            </w:r>
            <w:proofErr w:type="spellEnd"/>
            <w:r>
              <w:rPr>
                <w:color w:val="333333"/>
                <w:sz w:val="20"/>
                <w:szCs w:val="20"/>
              </w:rPr>
              <w:t xml:space="preserve"> </w:t>
            </w:r>
            <w:proofErr w:type="spellStart"/>
            <w:r>
              <w:rPr>
                <w:color w:val="333333"/>
                <w:sz w:val="20"/>
                <w:szCs w:val="20"/>
              </w:rPr>
              <w:t>burden</w:t>
            </w:r>
            <w:proofErr w:type="spellEnd"/>
            <w:r>
              <w:rPr>
                <w:color w:val="333333"/>
                <w:sz w:val="20"/>
                <w:szCs w:val="20"/>
              </w:rPr>
              <w:t>", "</w:t>
            </w:r>
            <w:proofErr w:type="spellStart"/>
            <w:r>
              <w:rPr>
                <w:color w:val="333333"/>
                <w:sz w:val="20"/>
                <w:szCs w:val="20"/>
              </w:rPr>
              <w:t>tragedy</w:t>
            </w:r>
            <w:proofErr w:type="spellEnd"/>
            <w:r>
              <w:rPr>
                <w:color w:val="333333"/>
                <w:sz w:val="20"/>
                <w:szCs w:val="20"/>
              </w:rPr>
              <w:t xml:space="preserve"> </w:t>
            </w:r>
            <w:proofErr w:type="spellStart"/>
            <w:r>
              <w:rPr>
                <w:color w:val="333333"/>
                <w:sz w:val="20"/>
                <w:szCs w:val="20"/>
              </w:rPr>
              <w:t>of</w:t>
            </w:r>
            <w:proofErr w:type="spellEnd"/>
            <w:r>
              <w:rPr>
                <w:color w:val="333333"/>
                <w:sz w:val="20"/>
                <w:szCs w:val="20"/>
              </w:rPr>
              <w:t xml:space="preserve"> </w:t>
            </w:r>
            <w:proofErr w:type="spellStart"/>
            <w:r>
              <w:rPr>
                <w:color w:val="333333"/>
                <w:sz w:val="20"/>
                <w:szCs w:val="20"/>
              </w:rPr>
              <w:t>the</w:t>
            </w:r>
            <w:proofErr w:type="spellEnd"/>
            <w:r>
              <w:rPr>
                <w:color w:val="333333"/>
                <w:sz w:val="20"/>
                <w:szCs w:val="20"/>
              </w:rPr>
              <w:t xml:space="preserve"> </w:t>
            </w:r>
            <w:proofErr w:type="spellStart"/>
            <w:r>
              <w:rPr>
                <w:color w:val="333333"/>
                <w:sz w:val="20"/>
                <w:szCs w:val="20"/>
              </w:rPr>
              <w:t>commons</w:t>
            </w:r>
            <w:proofErr w:type="spellEnd"/>
            <w:r>
              <w:rPr>
                <w:color w:val="333333"/>
                <w:sz w:val="20"/>
                <w:szCs w:val="20"/>
              </w:rPr>
              <w:t xml:space="preserve">" (12 min). 2.4 Tutorial </w:t>
            </w:r>
            <w:proofErr w:type="spellStart"/>
            <w:r>
              <w:rPr>
                <w:color w:val="333333"/>
                <w:sz w:val="20"/>
                <w:szCs w:val="20"/>
              </w:rPr>
              <w:t>Vensim</w:t>
            </w:r>
            <w:proofErr w:type="spellEnd"/>
            <w:r>
              <w:rPr>
                <w:color w:val="333333"/>
                <w:sz w:val="20"/>
                <w:szCs w:val="20"/>
              </w:rPr>
              <w:t xml:space="preserve"> PLE para </w:t>
            </w:r>
            <w:proofErr w:type="spellStart"/>
            <w:r>
              <w:rPr>
                <w:color w:val="333333"/>
                <w:sz w:val="20"/>
                <w:szCs w:val="20"/>
              </w:rPr>
              <w:t>CLDs</w:t>
            </w:r>
            <w:proofErr w:type="spellEnd"/>
            <w:r>
              <w:rPr>
                <w:color w:val="333333"/>
                <w:sz w:val="20"/>
                <w:szCs w:val="20"/>
              </w:rPr>
              <w:t xml:space="preserve"> (15 min).</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08" w14:textId="77777777" w:rsidR="006C1A74" w:rsidRDefault="003D5ECC">
            <w:pPr>
              <w:spacing w:before="30" w:after="30"/>
              <w:jc w:val="center"/>
            </w:pPr>
            <w:r>
              <w:rPr>
                <w:color w:val="333333"/>
                <w:sz w:val="20"/>
                <w:szCs w:val="20"/>
              </w:rPr>
              <w:t>2.5</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09" w14:textId="77777777" w:rsidR="006C1A74" w:rsidRDefault="003D5ECC">
            <w:pPr>
              <w:spacing w:before="30" w:after="30"/>
            </w:pPr>
            <w:proofErr w:type="spellStart"/>
            <w:r>
              <w:rPr>
                <w:color w:val="333333"/>
                <w:sz w:val="20"/>
                <w:szCs w:val="20"/>
              </w:rPr>
              <w:t>Quizzes</w:t>
            </w:r>
            <w:proofErr w:type="spellEnd"/>
          </w:p>
        </w:tc>
      </w:tr>
      <w:tr w:rsidR="006C1A74" w14:paraId="13AC570F"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0B" w14:textId="77777777" w:rsidR="006C1A74" w:rsidRDefault="003D5ECC">
            <w:pPr>
              <w:spacing w:before="30" w:after="30"/>
            </w:pPr>
            <w:r>
              <w:rPr>
                <w:b/>
                <w:bCs/>
                <w:color w:val="333333"/>
                <w:sz w:val="20"/>
                <w:szCs w:val="20"/>
              </w:rPr>
              <w:t>Lectura dirigida</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0C" w14:textId="77777777" w:rsidR="006C1A74" w:rsidRDefault="003D5ECC">
            <w:pPr>
              <w:spacing w:before="30" w:after="30"/>
            </w:pPr>
            <w:r>
              <w:rPr>
                <w:color w:val="333333"/>
                <w:sz w:val="20"/>
                <w:szCs w:val="20"/>
              </w:rPr>
              <w:t>Meadows, Cap. 3 (arquetipos). Documento XM sobre el mercado mayorista colombiano (resumen ejecutivo provisto).</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0D" w14:textId="77777777" w:rsidR="006C1A74" w:rsidRDefault="003D5ECC">
            <w:pPr>
              <w:spacing w:before="30" w:after="30"/>
              <w:jc w:val="center"/>
            </w:pPr>
            <w:r>
              <w:rPr>
                <w:color w:val="333333"/>
                <w:sz w:val="20"/>
                <w:szCs w:val="20"/>
              </w:rPr>
              <w:t>1.5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0E" w14:textId="77777777" w:rsidR="006C1A74" w:rsidRDefault="003D5ECC">
            <w:pPr>
              <w:spacing w:before="30" w:after="30"/>
            </w:pPr>
            <w:r>
              <w:rPr>
                <w:color w:val="333333"/>
                <w:sz w:val="20"/>
                <w:szCs w:val="20"/>
              </w:rPr>
              <w:t>Antes de foro</w:t>
            </w:r>
          </w:p>
        </w:tc>
      </w:tr>
      <w:tr w:rsidR="006C1A74" w14:paraId="13AC5714"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10" w14:textId="77777777" w:rsidR="006C1A74" w:rsidRDefault="003D5ECC">
            <w:pPr>
              <w:spacing w:before="30" w:after="30"/>
            </w:pPr>
            <w:r>
              <w:rPr>
                <w:b/>
                <w:bCs/>
                <w:color w:val="333333"/>
                <w:sz w:val="20"/>
                <w:szCs w:val="20"/>
              </w:rPr>
              <w:t>Ejercicio aplicado</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11" w14:textId="77777777" w:rsidR="006C1A74" w:rsidRDefault="003D5ECC">
            <w:pPr>
              <w:spacing w:before="30" w:after="30"/>
            </w:pPr>
            <w:r>
              <w:rPr>
                <w:color w:val="333333"/>
                <w:sz w:val="20"/>
                <w:szCs w:val="20"/>
              </w:rPr>
              <w:t xml:space="preserve">Construir un CLD formal del ciclo precio-oferta-demanda de la bolsa de energía en </w:t>
            </w:r>
            <w:proofErr w:type="spellStart"/>
            <w:r>
              <w:rPr>
                <w:color w:val="333333"/>
                <w:sz w:val="20"/>
                <w:szCs w:val="20"/>
              </w:rPr>
              <w:t>Vensim</w:t>
            </w:r>
            <w:proofErr w:type="spellEnd"/>
            <w:r>
              <w:rPr>
                <w:color w:val="333333"/>
                <w:sz w:val="20"/>
                <w:szCs w:val="20"/>
              </w:rPr>
              <w:t xml:space="preserve"> PLE. Identificar al menos 3 lazos con nombre (R1, B1, etc.). Incluir retardos.</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12" w14:textId="77777777" w:rsidR="006C1A74" w:rsidRDefault="003D5ECC">
            <w:pPr>
              <w:spacing w:before="30" w:after="30"/>
              <w:jc w:val="center"/>
            </w:pPr>
            <w:r>
              <w:rPr>
                <w:color w:val="333333"/>
                <w:sz w:val="20"/>
                <w:szCs w:val="20"/>
              </w:rPr>
              <w:t>2.0</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13" w14:textId="77777777" w:rsidR="006C1A74" w:rsidRDefault="003D5ECC">
            <w:pPr>
              <w:spacing w:before="30" w:after="30"/>
            </w:pPr>
            <w:r>
              <w:rPr>
                <w:color w:val="333333"/>
                <w:sz w:val="20"/>
                <w:szCs w:val="20"/>
              </w:rPr>
              <w:t>Archivo CLD</w:t>
            </w:r>
          </w:p>
        </w:tc>
      </w:tr>
      <w:tr w:rsidR="006C1A74" w14:paraId="13AC5719"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15" w14:textId="77777777" w:rsidR="006C1A74" w:rsidRDefault="003D5ECC">
            <w:pPr>
              <w:spacing w:before="30" w:after="30"/>
            </w:pPr>
            <w:r>
              <w:rPr>
                <w:b/>
                <w:bCs/>
                <w:color w:val="333333"/>
                <w:sz w:val="20"/>
                <w:szCs w:val="20"/>
              </w:rPr>
              <w:t>Foro</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16" w14:textId="77777777" w:rsidR="006C1A74" w:rsidRDefault="003D5ECC">
            <w:pPr>
              <w:spacing w:before="30" w:after="30"/>
            </w:pPr>
            <w:r>
              <w:rPr>
                <w:color w:val="333333"/>
                <w:sz w:val="20"/>
                <w:szCs w:val="20"/>
              </w:rPr>
              <w:t>¿Qué arquetipo sistémico describe mejor la dinámica del Cargo por Confiabilidad? Argumentar con el CLD.</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17" w14:textId="77777777" w:rsidR="006C1A74" w:rsidRDefault="003D5ECC">
            <w:pPr>
              <w:spacing w:before="30" w:after="30"/>
              <w:jc w:val="center"/>
            </w:pPr>
            <w:r>
              <w:rPr>
                <w:color w:val="333333"/>
                <w:sz w:val="20"/>
                <w:szCs w:val="20"/>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18" w14:textId="77777777" w:rsidR="006C1A74" w:rsidRDefault="003D5ECC">
            <w:pPr>
              <w:spacing w:before="30" w:after="30"/>
            </w:pPr>
            <w:r>
              <w:rPr>
                <w:color w:val="333333"/>
                <w:sz w:val="20"/>
                <w:szCs w:val="20"/>
              </w:rPr>
              <w:t>Post + comentarios</w:t>
            </w:r>
          </w:p>
        </w:tc>
      </w:tr>
      <w:tr w:rsidR="006C1A74" w14:paraId="13AC571E"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1A" w14:textId="77777777" w:rsidR="006C1A74" w:rsidRDefault="003D5ECC">
            <w:pPr>
              <w:spacing w:before="30" w:after="30"/>
            </w:pPr>
            <w:r>
              <w:rPr>
                <w:b/>
                <w:bCs/>
                <w:color w:val="333333"/>
                <w:sz w:val="20"/>
                <w:szCs w:val="20"/>
              </w:rPr>
              <w:t>Proyecto integrador</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1B" w14:textId="77777777" w:rsidR="006C1A74" w:rsidRDefault="003D5ECC">
            <w:pPr>
              <w:spacing w:before="30" w:after="30"/>
            </w:pPr>
            <w:r>
              <w:rPr>
                <w:color w:val="333333"/>
                <w:sz w:val="20"/>
                <w:szCs w:val="20"/>
              </w:rPr>
              <w:t xml:space="preserve">Construir CLD formal del caso seleccionado en </w:t>
            </w:r>
            <w:proofErr w:type="spellStart"/>
            <w:r>
              <w:rPr>
                <w:color w:val="333333"/>
                <w:sz w:val="20"/>
                <w:szCs w:val="20"/>
              </w:rPr>
              <w:t>Vensim</w:t>
            </w:r>
            <w:proofErr w:type="spellEnd"/>
            <w:r>
              <w:rPr>
                <w:color w:val="333333"/>
                <w:sz w:val="20"/>
                <w:szCs w:val="20"/>
              </w:rPr>
              <w:t xml:space="preserve"> PLE. Narrativa de 800 palabras identificando lazos de retroalimentación, retardos y posibles propiedades emergentes.</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1C" w14:textId="77777777" w:rsidR="006C1A74" w:rsidRDefault="003D5ECC">
            <w:pPr>
              <w:spacing w:before="30" w:after="30"/>
              <w:jc w:val="center"/>
            </w:pPr>
            <w:r>
              <w:rPr>
                <w:color w:val="333333"/>
                <w:sz w:val="20"/>
                <w:szCs w:val="20"/>
              </w:rPr>
              <w:t>3.0</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1D" w14:textId="77777777" w:rsidR="006C1A74" w:rsidRDefault="003D5ECC">
            <w:pPr>
              <w:spacing w:before="30" w:after="30"/>
            </w:pPr>
            <w:r>
              <w:rPr>
                <w:color w:val="333333"/>
                <w:sz w:val="20"/>
                <w:szCs w:val="20"/>
              </w:rPr>
              <w:t>CLD + narrativa</w:t>
            </w:r>
          </w:p>
        </w:tc>
      </w:tr>
      <w:tr w:rsidR="006C1A74" w14:paraId="13AC5723"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71F" w14:textId="77777777" w:rsidR="006C1A74" w:rsidRDefault="003D5ECC">
            <w:pPr>
              <w:spacing w:before="30" w:after="30"/>
            </w:pPr>
            <w:proofErr w:type="gramStart"/>
            <w:r>
              <w:rPr>
                <w:b/>
                <w:bCs/>
                <w:color w:val="333333"/>
                <w:sz w:val="20"/>
                <w:szCs w:val="20"/>
              </w:rPr>
              <w:t>TOTAL</w:t>
            </w:r>
            <w:proofErr w:type="gramEnd"/>
            <w:r>
              <w:rPr>
                <w:b/>
                <w:bCs/>
                <w:color w:val="333333"/>
                <w:sz w:val="20"/>
                <w:szCs w:val="20"/>
              </w:rPr>
              <w:t xml:space="preserve"> AUTÓNOMO</w:t>
            </w:r>
          </w:p>
        </w:tc>
        <w:tc>
          <w:tcPr>
            <w:tcW w:w="496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720" w14:textId="77777777" w:rsidR="006C1A74" w:rsidRDefault="006C1A74">
            <w:pPr>
              <w:spacing w:before="30" w:after="30"/>
            </w:pPr>
          </w:p>
        </w:tc>
        <w:tc>
          <w:tcPr>
            <w:tcW w:w="10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721" w14:textId="77777777" w:rsidR="006C1A74" w:rsidRDefault="003D5ECC">
            <w:pPr>
              <w:spacing w:before="30" w:after="30"/>
              <w:jc w:val="center"/>
            </w:pPr>
            <w:r>
              <w:rPr>
                <w:b/>
                <w:bCs/>
                <w:color w:val="333333"/>
                <w:sz w:val="20"/>
                <w:szCs w:val="20"/>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722" w14:textId="77777777" w:rsidR="006C1A74" w:rsidRDefault="006C1A74">
            <w:pPr>
              <w:spacing w:before="30" w:after="30"/>
            </w:pPr>
          </w:p>
        </w:tc>
      </w:tr>
    </w:tbl>
    <w:p w14:paraId="13AC5724" w14:textId="77777777" w:rsidR="006C1A74" w:rsidRDefault="003D5ECC">
      <w:pPr>
        <w:spacing w:before="200" w:after="80"/>
      </w:pPr>
      <w:r>
        <w:rPr>
          <w:b/>
          <w:bCs/>
          <w:color w:val="2E8B8B"/>
          <w:sz w:val="23"/>
          <w:szCs w:val="23"/>
        </w:rPr>
        <w:t>Sesión Sincrónica — 2 horas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5"/>
        <w:gridCol w:w="3280"/>
        <w:gridCol w:w="997"/>
        <w:gridCol w:w="3338"/>
      </w:tblGrid>
      <w:tr w:rsidR="006C1A74" w14:paraId="13AC5729" w14:textId="77777777">
        <w:tc>
          <w:tcPr>
            <w:tcW w:w="15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25" w14:textId="77777777" w:rsidR="006C1A74" w:rsidRDefault="003D5ECC">
            <w:pPr>
              <w:spacing w:before="40" w:after="40"/>
              <w:jc w:val="center"/>
            </w:pPr>
            <w:r>
              <w:rPr>
                <w:b/>
                <w:bCs/>
                <w:color w:val="FFFFFF"/>
                <w:sz w:val="20"/>
                <w:szCs w:val="20"/>
              </w:rPr>
              <w:t>Momento</w:t>
            </w:r>
          </w:p>
        </w:tc>
        <w:tc>
          <w:tcPr>
            <w:tcW w:w="3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26" w14:textId="77777777" w:rsidR="006C1A74" w:rsidRDefault="003D5ECC">
            <w:pPr>
              <w:spacing w:before="40" w:after="40"/>
              <w:jc w:val="center"/>
            </w:pPr>
            <w:r>
              <w:rPr>
                <w:b/>
                <w:bCs/>
                <w:color w:val="FFFFFF"/>
                <w:sz w:val="20"/>
                <w:szCs w:val="20"/>
              </w:rPr>
              <w:t>Actividad</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27" w14:textId="77777777" w:rsidR="006C1A74" w:rsidRDefault="003D5ECC">
            <w:pPr>
              <w:spacing w:before="40" w:after="40"/>
              <w:jc w:val="center"/>
            </w:pPr>
            <w:r>
              <w:rPr>
                <w:b/>
                <w:bCs/>
                <w:color w:val="FFFFFF"/>
                <w:sz w:val="20"/>
                <w:szCs w:val="20"/>
              </w:rPr>
              <w:t>Duración</w:t>
            </w:r>
          </w:p>
        </w:tc>
        <w:tc>
          <w:tcPr>
            <w:tcW w:w="34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28" w14:textId="77777777" w:rsidR="006C1A74" w:rsidRDefault="003D5ECC">
            <w:pPr>
              <w:spacing w:before="40" w:after="40"/>
              <w:jc w:val="center"/>
            </w:pPr>
            <w:r>
              <w:rPr>
                <w:b/>
                <w:bCs/>
                <w:color w:val="FFFFFF"/>
                <w:sz w:val="20"/>
                <w:szCs w:val="20"/>
              </w:rPr>
              <w:t>Propósito</w:t>
            </w:r>
          </w:p>
        </w:tc>
      </w:tr>
      <w:tr w:rsidR="006C1A74" w14:paraId="13AC572E"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2A" w14:textId="77777777" w:rsidR="006C1A74" w:rsidRDefault="003D5ECC">
            <w:pPr>
              <w:spacing w:before="30" w:after="30"/>
            </w:pPr>
            <w:r>
              <w:rPr>
                <w:b/>
                <w:bCs/>
                <w:color w:val="333333"/>
                <w:sz w:val="20"/>
                <w:szCs w:val="20"/>
              </w:rPr>
              <w:t>Apertura</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2B" w14:textId="77777777" w:rsidR="006C1A74" w:rsidRDefault="003D5ECC">
            <w:pPr>
              <w:spacing w:before="30" w:after="30"/>
            </w:pPr>
            <w:r>
              <w:rPr>
                <w:color w:val="333333"/>
                <w:sz w:val="20"/>
                <w:szCs w:val="20"/>
              </w:rPr>
              <w:t xml:space="preserve">Dudas sobre notación CLD y </w:t>
            </w:r>
            <w:proofErr w:type="spellStart"/>
            <w:r>
              <w:rPr>
                <w:color w:val="333333"/>
                <w:sz w:val="20"/>
                <w:szCs w:val="20"/>
              </w:rPr>
              <w:t>Vensim</w:t>
            </w:r>
            <w:proofErr w:type="spellEnd"/>
            <w:r>
              <w:rPr>
                <w:color w:val="333333"/>
                <w:sz w:val="20"/>
                <w:szCs w:val="20"/>
              </w:rPr>
              <w:t xml:space="preserve"> PLE.</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2C" w14:textId="77777777" w:rsidR="006C1A74" w:rsidRDefault="003D5ECC">
            <w:pPr>
              <w:spacing w:before="30" w:after="30"/>
              <w:jc w:val="center"/>
            </w:pPr>
            <w:r>
              <w:rPr>
                <w:color w:val="333333"/>
                <w:sz w:val="20"/>
                <w:szCs w:val="20"/>
              </w:rPr>
              <w:t>15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2D" w14:textId="77777777" w:rsidR="006C1A74" w:rsidRDefault="003D5ECC">
            <w:pPr>
              <w:spacing w:before="30" w:after="30"/>
            </w:pPr>
            <w:r>
              <w:rPr>
                <w:color w:val="333333"/>
                <w:sz w:val="20"/>
                <w:szCs w:val="20"/>
              </w:rPr>
              <w:t>Resolver dificultades técnicas.</w:t>
            </w:r>
          </w:p>
        </w:tc>
      </w:tr>
      <w:tr w:rsidR="006C1A74" w14:paraId="13AC5733"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2F" w14:textId="77777777" w:rsidR="006C1A74" w:rsidRDefault="003D5ECC">
            <w:pPr>
              <w:spacing w:before="30" w:after="30"/>
            </w:pPr>
            <w:r>
              <w:rPr>
                <w:b/>
                <w:bCs/>
                <w:color w:val="333333"/>
                <w:sz w:val="20"/>
                <w:szCs w:val="20"/>
              </w:rPr>
              <w:t>Evaluación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30" w14:textId="77777777" w:rsidR="006C1A74" w:rsidRDefault="003D5ECC">
            <w:pPr>
              <w:spacing w:before="30" w:after="30"/>
            </w:pPr>
            <w:r>
              <w:rPr>
                <w:color w:val="333333"/>
                <w:sz w:val="20"/>
                <w:szCs w:val="20"/>
              </w:rPr>
              <w:t>3 grupos presentan el CLD de su proyecto. Rúbrica: corrección de lazos, claridad, variables clave.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31" w14:textId="77777777" w:rsidR="006C1A74" w:rsidRDefault="003D5ECC">
            <w:pPr>
              <w:spacing w:before="30" w:after="30"/>
              <w:jc w:val="center"/>
            </w:pPr>
            <w:r>
              <w:rPr>
                <w:color w:val="333333"/>
                <w:sz w:val="20"/>
                <w:szCs w:val="20"/>
              </w:rPr>
              <w:t>35 min</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32" w14:textId="77777777" w:rsidR="006C1A74" w:rsidRDefault="003D5ECC">
            <w:pPr>
              <w:spacing w:before="30" w:after="30"/>
            </w:pPr>
            <w:r>
              <w:rPr>
                <w:color w:val="333333"/>
                <w:sz w:val="20"/>
                <w:szCs w:val="20"/>
              </w:rPr>
              <w:t>Verificar dominio de la herramienta.</w:t>
            </w:r>
          </w:p>
        </w:tc>
      </w:tr>
      <w:tr w:rsidR="006C1A74" w14:paraId="13AC5738"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34" w14:textId="77777777" w:rsidR="006C1A74" w:rsidRDefault="003D5ECC">
            <w:pPr>
              <w:spacing w:before="30" w:after="30"/>
            </w:pPr>
            <w:r>
              <w:rPr>
                <w:b/>
                <w:bCs/>
                <w:color w:val="333333"/>
                <w:sz w:val="20"/>
                <w:szCs w:val="20"/>
              </w:rPr>
              <w:t>Retroalimentación</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35" w14:textId="77777777" w:rsidR="006C1A74" w:rsidRDefault="003D5ECC">
            <w:pPr>
              <w:spacing w:before="30" w:after="30"/>
            </w:pPr>
            <w:r>
              <w:rPr>
                <w:color w:val="333333"/>
                <w:sz w:val="20"/>
                <w:szCs w:val="20"/>
              </w:rPr>
              <w:t>Profesor muestra errores comunes: confundir correlación con causalidad, omitir retardos, lazos incompletos, variables ambiguas.</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36" w14:textId="77777777" w:rsidR="006C1A74" w:rsidRDefault="003D5ECC">
            <w:pPr>
              <w:spacing w:before="30" w:after="30"/>
              <w:jc w:val="center"/>
            </w:pPr>
            <w:r>
              <w:rPr>
                <w:color w:val="333333"/>
                <w:sz w:val="20"/>
                <w:szCs w:val="20"/>
              </w:rPr>
              <w:t>25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37" w14:textId="77777777" w:rsidR="006C1A74" w:rsidRDefault="003D5ECC">
            <w:pPr>
              <w:spacing w:before="30" w:after="30"/>
            </w:pPr>
            <w:r>
              <w:rPr>
                <w:color w:val="333333"/>
                <w:sz w:val="20"/>
                <w:szCs w:val="20"/>
              </w:rPr>
              <w:t>Corrección colectiva.</w:t>
            </w:r>
          </w:p>
        </w:tc>
      </w:tr>
      <w:tr w:rsidR="006C1A74" w14:paraId="13AC573D"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39" w14:textId="77777777" w:rsidR="006C1A74" w:rsidRDefault="003D5ECC">
            <w:pPr>
              <w:spacing w:before="30" w:after="30"/>
            </w:pPr>
            <w:r>
              <w:rPr>
                <w:b/>
                <w:bCs/>
                <w:color w:val="333333"/>
                <w:sz w:val="20"/>
                <w:szCs w:val="20"/>
              </w:rPr>
              <w:lastRenderedPageBreak/>
              <w:t>Ejercicio vivo</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3A" w14:textId="77777777" w:rsidR="006C1A74" w:rsidRDefault="003D5ECC">
            <w:pPr>
              <w:spacing w:before="30" w:after="30"/>
            </w:pPr>
            <w:r>
              <w:rPr>
                <w:color w:val="333333"/>
                <w:sz w:val="20"/>
                <w:szCs w:val="20"/>
              </w:rPr>
              <w:t xml:space="preserve">Dado un texto descriptivo de un problema energético: construir CLD en 15 min (individual, en papel o </w:t>
            </w:r>
            <w:proofErr w:type="spellStart"/>
            <w:r>
              <w:rPr>
                <w:color w:val="333333"/>
                <w:sz w:val="20"/>
                <w:szCs w:val="20"/>
              </w:rPr>
              <w:t>Vensim</w:t>
            </w:r>
            <w:proofErr w:type="spellEnd"/>
            <w:r>
              <w:rPr>
                <w:color w:val="333333"/>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3B" w14:textId="77777777" w:rsidR="006C1A74" w:rsidRDefault="003D5ECC">
            <w:pPr>
              <w:spacing w:before="30" w:after="30"/>
              <w:jc w:val="center"/>
            </w:pPr>
            <w:r>
              <w:rPr>
                <w:color w:val="333333"/>
                <w:sz w:val="20"/>
                <w:szCs w:val="20"/>
              </w:rPr>
              <w:t>25 min</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3C" w14:textId="77777777" w:rsidR="006C1A74" w:rsidRDefault="003D5ECC">
            <w:pPr>
              <w:spacing w:before="30" w:after="30"/>
            </w:pPr>
            <w:r>
              <w:rPr>
                <w:color w:val="333333"/>
                <w:sz w:val="20"/>
                <w:szCs w:val="20"/>
              </w:rPr>
              <w:t>Evaluación individual.</w:t>
            </w:r>
          </w:p>
        </w:tc>
      </w:tr>
      <w:tr w:rsidR="006C1A74" w14:paraId="13AC5742"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3E" w14:textId="77777777" w:rsidR="006C1A74" w:rsidRDefault="003D5ECC">
            <w:pPr>
              <w:spacing w:before="30" w:after="30"/>
            </w:pPr>
            <w:r>
              <w:rPr>
                <w:b/>
                <w:bCs/>
                <w:color w:val="333333"/>
                <w:sz w:val="20"/>
                <w:szCs w:val="20"/>
              </w:rPr>
              <w:t>Cierre</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3F" w14:textId="77777777" w:rsidR="006C1A74" w:rsidRDefault="003D5ECC">
            <w:pPr>
              <w:spacing w:before="30" w:after="30"/>
            </w:pPr>
            <w:r>
              <w:rPr>
                <w:color w:val="333333"/>
                <w:sz w:val="20"/>
                <w:szCs w:val="20"/>
              </w:rPr>
              <w:t>Transición a dinámica de sistemas cuantitativa: "ahora vamos a hacer que el CLD calcule". Asignación semana 3.</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40" w14:textId="77777777" w:rsidR="006C1A74" w:rsidRDefault="003D5ECC">
            <w:pPr>
              <w:spacing w:before="30" w:after="30"/>
              <w:jc w:val="center"/>
            </w:pPr>
            <w:r>
              <w:rPr>
                <w:color w:val="333333"/>
                <w:sz w:val="20"/>
                <w:szCs w:val="20"/>
              </w:rPr>
              <w:t>15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41" w14:textId="77777777" w:rsidR="006C1A74" w:rsidRDefault="006C1A74">
            <w:pPr>
              <w:spacing w:before="30" w:after="30"/>
            </w:pPr>
          </w:p>
        </w:tc>
      </w:tr>
    </w:tbl>
    <w:p w14:paraId="13AC5743" w14:textId="77777777" w:rsidR="006C1A74" w:rsidRDefault="003D5ECC">
      <w:pPr>
        <w:spacing w:before="200" w:after="80"/>
      </w:pPr>
      <w:r>
        <w:rPr>
          <w:b/>
          <w:bCs/>
          <w:color w:val="2E8B8B"/>
          <w:sz w:val="23"/>
          <w:szCs w:val="23"/>
        </w:rPr>
        <w:t>Lecturas y Recursos</w:t>
      </w:r>
    </w:p>
    <w:p w14:paraId="13AC5744" w14:textId="77777777" w:rsidR="006C1A74" w:rsidRDefault="003D5ECC">
      <w:pPr>
        <w:spacing w:before="60" w:after="80"/>
      </w:pPr>
      <w:r w:rsidRPr="00904F4D">
        <w:rPr>
          <w:color w:val="333333"/>
          <w:lang w:val="en-US"/>
          <w:rPrChange w:id="45" w:author="Camilo Hernando Gomez Castro" w:date="2026-04-07T10:36:00Z">
            <w:rPr>
              <w:color w:val="333333"/>
            </w:rPr>
          </w:rPrChange>
        </w:rPr>
        <w:t xml:space="preserve">Thinking in Systems (Cap. 3) — Meadows. </w:t>
      </w:r>
      <w:r>
        <w:rPr>
          <w:color w:val="333333"/>
        </w:rPr>
        <w:t xml:space="preserve">El mercado de energía mayorista en Colombia — XM. Business Dynamics (Cap. 5: Causal </w:t>
      </w:r>
      <w:proofErr w:type="spellStart"/>
      <w:r>
        <w:rPr>
          <w:color w:val="333333"/>
        </w:rPr>
        <w:t>Loop</w:t>
      </w:r>
      <w:proofErr w:type="spellEnd"/>
      <w:r>
        <w:rPr>
          <w:color w:val="333333"/>
        </w:rPr>
        <w:t xml:space="preserve"> </w:t>
      </w:r>
      <w:proofErr w:type="spellStart"/>
      <w:r>
        <w:rPr>
          <w:color w:val="333333"/>
        </w:rPr>
        <w:t>Diagrams</w:t>
      </w:r>
      <w:proofErr w:type="spellEnd"/>
      <w:r>
        <w:rPr>
          <w:color w:val="333333"/>
        </w:rPr>
        <w:t xml:space="preserve">) — John </w:t>
      </w:r>
      <w:proofErr w:type="spellStart"/>
      <w:r>
        <w:rPr>
          <w:color w:val="333333"/>
        </w:rPr>
        <w:t>Sterman</w:t>
      </w:r>
      <w:proofErr w:type="spellEnd"/>
      <w:r>
        <w:rPr>
          <w:color w:val="333333"/>
        </w:rPr>
        <w:t xml:space="preserve"> (lectura opcional para profundizar).</w:t>
      </w:r>
    </w:p>
    <w:p w14:paraId="13AC5745" w14:textId="77777777" w:rsidR="006C1A74" w:rsidRDefault="003D5ECC">
      <w:r>
        <w:br w:type="page"/>
      </w:r>
    </w:p>
    <w:p w14:paraId="13AC5746" w14:textId="77777777" w:rsidR="006C1A74" w:rsidRDefault="003D5ECC">
      <w:pPr>
        <w:pStyle w:val="Ttulo2"/>
      </w:pPr>
      <w:r>
        <w:lastRenderedPageBreak/>
        <w:t xml:space="preserve">SEMANA 3: </w:t>
      </w:r>
      <w:commentRangeStart w:id="46"/>
      <w:r>
        <w:t xml:space="preserve">Dinámica de Sistemas I </w:t>
      </w:r>
      <w:commentRangeEnd w:id="46"/>
      <w:r>
        <w:commentReference w:id="46"/>
      </w:r>
      <w:r>
        <w:t>— Stocks, Flujos y Retardos</w:t>
      </w:r>
    </w:p>
    <w:p w14:paraId="13AC5747" w14:textId="77777777" w:rsidR="006C1A74" w:rsidRDefault="003D5ECC">
      <w:pPr>
        <w:spacing w:after="80"/>
      </w:pPr>
      <w:r>
        <w:rPr>
          <w:i/>
          <w:iCs/>
          <w:color w:val="2E8B8B"/>
        </w:rPr>
        <w:t>Caso ancla: El ciclo de inversión-capacidad en generación eléctrica colombiana</w:t>
      </w:r>
    </w:p>
    <w:p w14:paraId="13AC5748" w14:textId="77777777" w:rsidR="006C1A74" w:rsidRDefault="003D5ECC">
      <w:pPr>
        <w:spacing w:before="60" w:after="120"/>
      </w:pPr>
      <w:r>
        <w:rPr>
          <w:color w:val="333333"/>
        </w:rPr>
        <w:t xml:space="preserve">Se introduce la dinámica de sistemas como extensión cuantitativa del CLD: los diagramas ahora "calculan". El estudiante aprende a distinguir stocks de flujos, a representar retardos y a construir modelos </w:t>
      </w:r>
      <w:proofErr w:type="spellStart"/>
      <w:r>
        <w:rPr>
          <w:color w:val="333333"/>
        </w:rPr>
        <w:t>simulables</w:t>
      </w:r>
      <w:proofErr w:type="spellEnd"/>
      <w:r>
        <w:rPr>
          <w:color w:val="333333"/>
        </w:rPr>
        <w:t xml:space="preserve"> en </w:t>
      </w:r>
      <w:proofErr w:type="spellStart"/>
      <w:r>
        <w:rPr>
          <w:color w:val="333333"/>
        </w:rPr>
        <w:t>Vensim</w:t>
      </w:r>
      <w:proofErr w:type="spellEnd"/>
      <w:r>
        <w:rPr>
          <w:color w:val="333333"/>
        </w:rPr>
        <w:t xml:space="preserve"> PLE. El </w:t>
      </w:r>
      <w:proofErr w:type="spellStart"/>
      <w:r>
        <w:rPr>
          <w:color w:val="333333"/>
        </w:rPr>
        <w:t>Lab</w:t>
      </w:r>
      <w:proofErr w:type="spellEnd"/>
      <w:r>
        <w:rPr>
          <w:color w:val="333333"/>
        </w:rPr>
        <w:t xml:space="preserve"> 1 consiste en un modelo del ciclo inversión-capacidad en generación eléctrica — la dinámica que explica por qué el sector oscila entre sobreinversión y escasez — calibrado con datos históricos de XM.</w:t>
      </w:r>
    </w:p>
    <w:p w14:paraId="13AC5749" w14:textId="77777777" w:rsidR="006C1A74" w:rsidRDefault="003D5ECC">
      <w:pPr>
        <w:spacing w:before="200" w:after="80"/>
      </w:pPr>
      <w:r>
        <w:rPr>
          <w:b/>
          <w:bCs/>
          <w:color w:val="2E8B8B"/>
          <w:sz w:val="23"/>
          <w:szCs w:val="23"/>
        </w:rPr>
        <w:t>Bloque Autónomo — 10 horas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2"/>
        <w:gridCol w:w="4805"/>
        <w:gridCol w:w="986"/>
        <w:gridCol w:w="1217"/>
      </w:tblGrid>
      <w:tr w:rsidR="006C1A74" w14:paraId="13AC574E" w14:textId="77777777">
        <w:tc>
          <w:tcPr>
            <w:tcW w:w="2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4A" w14:textId="77777777" w:rsidR="006C1A74" w:rsidRDefault="003D5ECC">
            <w:pPr>
              <w:spacing w:before="40" w:after="40"/>
              <w:jc w:val="center"/>
            </w:pPr>
            <w:r>
              <w:rPr>
                <w:b/>
                <w:bCs/>
                <w:color w:val="FFFFFF"/>
                <w:sz w:val="20"/>
                <w:szCs w:val="20"/>
              </w:rPr>
              <w:t>Actividad</w:t>
            </w:r>
          </w:p>
        </w:tc>
        <w:tc>
          <w:tcPr>
            <w:tcW w:w="49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4B" w14:textId="77777777" w:rsidR="006C1A74" w:rsidRDefault="003D5ECC">
            <w:pPr>
              <w:spacing w:before="40" w:after="40"/>
              <w:jc w:val="center"/>
            </w:pPr>
            <w:r>
              <w:rPr>
                <w:b/>
                <w:bCs/>
                <w:color w:val="FFFFFF"/>
                <w:sz w:val="20"/>
                <w:szCs w:val="20"/>
              </w:rPr>
              <w:t>Descripción</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4C" w14:textId="77777777" w:rsidR="006C1A74" w:rsidRDefault="003D5ECC">
            <w:pPr>
              <w:spacing w:before="40" w:after="40"/>
              <w:jc w:val="center"/>
            </w:pPr>
            <w:r>
              <w:rPr>
                <w:b/>
                <w:bCs/>
                <w:color w:val="FFFFFF"/>
                <w:sz w:val="20"/>
                <w:szCs w:val="20"/>
              </w:rPr>
              <w:t>Horas</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4D" w14:textId="77777777" w:rsidR="006C1A74" w:rsidRDefault="003D5ECC">
            <w:pPr>
              <w:spacing w:before="40" w:after="40"/>
              <w:jc w:val="center"/>
            </w:pPr>
            <w:r>
              <w:rPr>
                <w:b/>
                <w:bCs/>
                <w:color w:val="FFFFFF"/>
                <w:sz w:val="20"/>
                <w:szCs w:val="20"/>
              </w:rPr>
              <w:t>Entrega</w:t>
            </w:r>
          </w:p>
        </w:tc>
      </w:tr>
      <w:tr w:rsidR="006C1A74" w14:paraId="13AC5753"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4F" w14:textId="77777777" w:rsidR="006C1A74" w:rsidRDefault="003D5ECC">
            <w:pPr>
              <w:spacing w:before="30" w:after="30"/>
            </w:pPr>
            <w:r>
              <w:rPr>
                <w:b/>
                <w:bCs/>
                <w:color w:val="333333"/>
                <w:sz w:val="20"/>
                <w:szCs w:val="20"/>
              </w:rPr>
              <w:t>Video-lecciones</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50" w14:textId="77777777" w:rsidR="006C1A74" w:rsidRDefault="003D5ECC">
            <w:pPr>
              <w:spacing w:before="30" w:after="30"/>
            </w:pPr>
            <w:r>
              <w:rPr>
                <w:color w:val="333333"/>
                <w:sz w:val="20"/>
                <w:szCs w:val="20"/>
              </w:rPr>
              <w:t xml:space="preserve">3.1 Stocks y flujos: la gramática cuantitativa de los sistemas (15 min). 3.2 Retardos y oscilaciones: por qué los sistemas no se comportan como esperamos (12 min). 3.3 Tutorial </w:t>
            </w:r>
            <w:proofErr w:type="spellStart"/>
            <w:r>
              <w:rPr>
                <w:color w:val="333333"/>
                <w:sz w:val="20"/>
                <w:szCs w:val="20"/>
              </w:rPr>
              <w:t>Vensim</w:t>
            </w:r>
            <w:proofErr w:type="spellEnd"/>
            <w:r>
              <w:rPr>
                <w:color w:val="333333"/>
                <w:sz w:val="20"/>
                <w:szCs w:val="20"/>
              </w:rPr>
              <w:t>: construir un modelo paso a paso (20 min).</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51" w14:textId="77777777" w:rsidR="006C1A74" w:rsidRDefault="003D5ECC">
            <w:pPr>
              <w:spacing w:before="30" w:after="30"/>
              <w:jc w:val="center"/>
            </w:pPr>
            <w:r>
              <w:rPr>
                <w:color w:val="333333"/>
                <w:sz w:val="20"/>
                <w:szCs w:val="20"/>
              </w:rPr>
              <w:t>2.5</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52" w14:textId="77777777" w:rsidR="006C1A74" w:rsidRDefault="003D5ECC">
            <w:pPr>
              <w:spacing w:before="30" w:after="30"/>
            </w:pPr>
            <w:proofErr w:type="spellStart"/>
            <w:r>
              <w:rPr>
                <w:color w:val="333333"/>
                <w:sz w:val="20"/>
                <w:szCs w:val="20"/>
              </w:rPr>
              <w:t>Quizzes</w:t>
            </w:r>
            <w:proofErr w:type="spellEnd"/>
          </w:p>
        </w:tc>
      </w:tr>
      <w:tr w:rsidR="006C1A74" w14:paraId="13AC5758"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54" w14:textId="77777777" w:rsidR="006C1A74" w:rsidRDefault="003D5ECC">
            <w:pPr>
              <w:spacing w:before="30" w:after="30"/>
            </w:pPr>
            <w:r>
              <w:rPr>
                <w:b/>
                <w:bCs/>
                <w:color w:val="333333"/>
                <w:sz w:val="20"/>
                <w:szCs w:val="20"/>
              </w:rPr>
              <w:t>Lectura dirigida</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55" w14:textId="77777777" w:rsidR="006C1A74" w:rsidRDefault="003D5ECC">
            <w:pPr>
              <w:spacing w:before="30" w:after="30"/>
            </w:pPr>
            <w:proofErr w:type="spellStart"/>
            <w:r>
              <w:rPr>
                <w:color w:val="333333"/>
                <w:sz w:val="20"/>
                <w:szCs w:val="20"/>
              </w:rPr>
              <w:t>Sterman</w:t>
            </w:r>
            <w:proofErr w:type="spellEnd"/>
            <w:r>
              <w:rPr>
                <w:color w:val="333333"/>
                <w:sz w:val="20"/>
                <w:szCs w:val="20"/>
              </w:rPr>
              <w:t>, Business Dynamics, Cap. 1-3 (resumen ejecutivo provisto). Arango &amp; Larsen (2011) sobre ciclos en mercados desregulados.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56" w14:textId="77777777" w:rsidR="006C1A74" w:rsidRDefault="003D5ECC">
            <w:pPr>
              <w:spacing w:before="30" w:after="30"/>
              <w:jc w:val="center"/>
            </w:pPr>
            <w:r>
              <w:rPr>
                <w:color w:val="333333"/>
                <w:sz w:val="20"/>
                <w:szCs w:val="20"/>
              </w:rPr>
              <w:t>1.5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57" w14:textId="77777777" w:rsidR="006C1A74" w:rsidRDefault="003D5ECC">
            <w:pPr>
              <w:spacing w:before="30" w:after="30"/>
            </w:pPr>
            <w:r>
              <w:rPr>
                <w:color w:val="333333"/>
                <w:sz w:val="20"/>
                <w:szCs w:val="20"/>
              </w:rPr>
              <w:t>Antes de foro</w:t>
            </w:r>
          </w:p>
        </w:tc>
      </w:tr>
      <w:tr w:rsidR="006C1A74" w14:paraId="13AC575D"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59" w14:textId="77777777" w:rsidR="006C1A74" w:rsidRDefault="003D5ECC">
            <w:pPr>
              <w:spacing w:before="30" w:after="30"/>
            </w:pPr>
            <w:proofErr w:type="spellStart"/>
            <w:r>
              <w:rPr>
                <w:b/>
                <w:bCs/>
                <w:color w:val="333333"/>
                <w:sz w:val="20"/>
                <w:szCs w:val="20"/>
              </w:rPr>
              <w:t>Lab</w:t>
            </w:r>
            <w:proofErr w:type="spellEnd"/>
            <w:r>
              <w:rPr>
                <w:b/>
                <w:bCs/>
                <w:color w:val="333333"/>
                <w:sz w:val="20"/>
                <w:szCs w:val="20"/>
              </w:rPr>
              <w:t xml:space="preserve"> 1: Modelo </w:t>
            </w:r>
            <w:proofErr w:type="spellStart"/>
            <w:r>
              <w:rPr>
                <w:b/>
                <w:bCs/>
                <w:color w:val="333333"/>
                <w:sz w:val="20"/>
                <w:szCs w:val="20"/>
              </w:rPr>
              <w:t>Vensim</w:t>
            </w:r>
            <w:proofErr w:type="spellEnd"/>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5A" w14:textId="77777777" w:rsidR="006C1A74" w:rsidRDefault="003D5ECC">
            <w:pPr>
              <w:spacing w:before="30" w:after="30"/>
            </w:pPr>
            <w:r>
              <w:rPr>
                <w:color w:val="333333"/>
                <w:sz w:val="20"/>
                <w:szCs w:val="20"/>
              </w:rPr>
              <w:t xml:space="preserve">Construir modelo del ciclo inversión-capacidad para una tecnología específica (térmica o solar), calibrado con datos históricos de XM. Simular 3 escenarios: caso base, con </w:t>
            </w:r>
            <w:proofErr w:type="spellStart"/>
            <w:r>
              <w:rPr>
                <w:color w:val="333333"/>
                <w:sz w:val="20"/>
                <w:szCs w:val="20"/>
              </w:rPr>
              <w:t>CxC</w:t>
            </w:r>
            <w:proofErr w:type="spellEnd"/>
            <w:r>
              <w:rPr>
                <w:color w:val="333333"/>
                <w:sz w:val="20"/>
                <w:szCs w:val="20"/>
              </w:rPr>
              <w:t>, con entrada masiva de FNCER.</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5B" w14:textId="77777777" w:rsidR="006C1A74" w:rsidRDefault="003D5ECC">
            <w:pPr>
              <w:spacing w:before="30" w:after="30"/>
              <w:jc w:val="center"/>
            </w:pPr>
            <w:r>
              <w:rPr>
                <w:color w:val="333333"/>
                <w:sz w:val="20"/>
                <w:szCs w:val="20"/>
              </w:rPr>
              <w:t>3.0</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5C" w14:textId="77777777" w:rsidR="006C1A74" w:rsidRDefault="003D5ECC">
            <w:pPr>
              <w:spacing w:before="30" w:after="30"/>
            </w:pPr>
            <w:proofErr w:type="gramStart"/>
            <w:r>
              <w:rPr>
                <w:color w:val="333333"/>
                <w:sz w:val="20"/>
                <w:szCs w:val="20"/>
              </w:rPr>
              <w:t>Archivo .</w:t>
            </w:r>
            <w:proofErr w:type="spellStart"/>
            <w:r>
              <w:rPr>
                <w:color w:val="333333"/>
                <w:sz w:val="20"/>
                <w:szCs w:val="20"/>
              </w:rPr>
              <w:t>mdl</w:t>
            </w:r>
            <w:proofErr w:type="spellEnd"/>
            <w:proofErr w:type="gramEnd"/>
            <w:r>
              <w:rPr>
                <w:color w:val="333333"/>
                <w:sz w:val="20"/>
                <w:szCs w:val="20"/>
              </w:rPr>
              <w:t xml:space="preserve"> + informe</w:t>
            </w:r>
          </w:p>
        </w:tc>
      </w:tr>
      <w:tr w:rsidR="006C1A74" w14:paraId="13AC5762"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5E" w14:textId="77777777" w:rsidR="006C1A74" w:rsidRDefault="003D5ECC">
            <w:pPr>
              <w:spacing w:before="30" w:after="30"/>
            </w:pPr>
            <w:r>
              <w:rPr>
                <w:b/>
                <w:bCs/>
                <w:color w:val="333333"/>
                <w:sz w:val="20"/>
                <w:szCs w:val="20"/>
              </w:rPr>
              <w:t>Foro</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5F" w14:textId="77777777" w:rsidR="006C1A74" w:rsidRDefault="003D5ECC">
            <w:pPr>
              <w:spacing w:before="30" w:after="30"/>
            </w:pPr>
            <w:r>
              <w:rPr>
                <w:color w:val="333333"/>
                <w:sz w:val="20"/>
                <w:szCs w:val="20"/>
              </w:rPr>
              <w:t>¿Qué retardo del sistema eléctrico colombiano tiene mayor impacto en la toma de decisiones de inversión? Argumentar con resultados del modelo.</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60" w14:textId="77777777" w:rsidR="006C1A74" w:rsidRDefault="003D5ECC">
            <w:pPr>
              <w:spacing w:before="30" w:after="30"/>
              <w:jc w:val="center"/>
            </w:pPr>
            <w:r>
              <w:rPr>
                <w:color w:val="333333"/>
                <w:sz w:val="20"/>
                <w:szCs w:val="20"/>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61" w14:textId="77777777" w:rsidR="006C1A74" w:rsidRDefault="003D5ECC">
            <w:pPr>
              <w:spacing w:before="30" w:after="30"/>
            </w:pPr>
            <w:r>
              <w:rPr>
                <w:color w:val="333333"/>
                <w:sz w:val="20"/>
                <w:szCs w:val="20"/>
              </w:rPr>
              <w:t>Post + comentarios</w:t>
            </w:r>
          </w:p>
        </w:tc>
      </w:tr>
      <w:tr w:rsidR="006C1A74" w14:paraId="13AC5767"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63" w14:textId="77777777" w:rsidR="006C1A74" w:rsidRDefault="003D5ECC">
            <w:pPr>
              <w:spacing w:before="30" w:after="30"/>
            </w:pPr>
            <w:r>
              <w:rPr>
                <w:b/>
                <w:bCs/>
                <w:color w:val="333333"/>
                <w:sz w:val="20"/>
                <w:szCs w:val="20"/>
              </w:rPr>
              <w:t>Proyecto: Avance 1</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64" w14:textId="77777777" w:rsidR="006C1A74" w:rsidRDefault="003D5ECC">
            <w:pPr>
              <w:spacing w:before="30" w:after="30"/>
            </w:pPr>
            <w:r>
              <w:rPr>
                <w:color w:val="333333"/>
                <w:sz w:val="20"/>
                <w:szCs w:val="20"/>
              </w:rPr>
              <w:t>Identificar qué variables del CLD son stocks y cuáles flujos. Proponer estructura preliminar del modelo de SD para el proyecto. Resultado del análisis hasta aquí: CLD + esquema cuantitativo. 1,500 palabras.</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65" w14:textId="77777777" w:rsidR="006C1A74" w:rsidRDefault="003D5ECC">
            <w:pPr>
              <w:spacing w:before="30" w:after="30"/>
              <w:jc w:val="center"/>
            </w:pPr>
            <w:r>
              <w:rPr>
                <w:color w:val="333333"/>
                <w:sz w:val="20"/>
                <w:szCs w:val="20"/>
              </w:rPr>
              <w:t>2.0</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66" w14:textId="77777777" w:rsidR="006C1A74" w:rsidRDefault="003D5ECC">
            <w:pPr>
              <w:spacing w:before="30" w:after="30"/>
            </w:pPr>
            <w:r>
              <w:rPr>
                <w:color w:val="333333"/>
                <w:sz w:val="20"/>
                <w:szCs w:val="20"/>
              </w:rPr>
              <w:t>Avance 1</w:t>
            </w:r>
          </w:p>
        </w:tc>
      </w:tr>
      <w:tr w:rsidR="006C1A74" w14:paraId="13AC576C"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768" w14:textId="77777777" w:rsidR="006C1A74" w:rsidRDefault="003D5ECC">
            <w:pPr>
              <w:spacing w:before="30" w:after="30"/>
            </w:pPr>
            <w:proofErr w:type="gramStart"/>
            <w:r>
              <w:rPr>
                <w:b/>
                <w:bCs/>
                <w:color w:val="333333"/>
                <w:sz w:val="20"/>
                <w:szCs w:val="20"/>
              </w:rPr>
              <w:t>TOTAL</w:t>
            </w:r>
            <w:proofErr w:type="gramEnd"/>
            <w:r>
              <w:rPr>
                <w:b/>
                <w:bCs/>
                <w:color w:val="333333"/>
                <w:sz w:val="20"/>
                <w:szCs w:val="20"/>
              </w:rPr>
              <w:t xml:space="preserve"> AUTÓNOMO</w:t>
            </w:r>
          </w:p>
        </w:tc>
        <w:tc>
          <w:tcPr>
            <w:tcW w:w="496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769" w14:textId="77777777" w:rsidR="006C1A74" w:rsidRDefault="006C1A74">
            <w:pPr>
              <w:spacing w:before="30" w:after="30"/>
            </w:pPr>
          </w:p>
        </w:tc>
        <w:tc>
          <w:tcPr>
            <w:tcW w:w="10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76A" w14:textId="77777777" w:rsidR="006C1A74" w:rsidRDefault="003D5ECC">
            <w:pPr>
              <w:spacing w:before="30" w:after="30"/>
              <w:jc w:val="center"/>
            </w:pPr>
            <w:r>
              <w:rPr>
                <w:b/>
                <w:bCs/>
                <w:color w:val="333333"/>
                <w:sz w:val="20"/>
                <w:szCs w:val="20"/>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76B" w14:textId="77777777" w:rsidR="006C1A74" w:rsidRDefault="006C1A74">
            <w:pPr>
              <w:spacing w:before="30" w:after="30"/>
            </w:pPr>
          </w:p>
        </w:tc>
      </w:tr>
    </w:tbl>
    <w:p w14:paraId="13AC576D" w14:textId="77777777" w:rsidR="006C1A74" w:rsidRDefault="003D5ECC">
      <w:pPr>
        <w:spacing w:before="200" w:after="80"/>
      </w:pPr>
      <w:r>
        <w:rPr>
          <w:b/>
          <w:bCs/>
          <w:color w:val="2E8B8B"/>
          <w:sz w:val="23"/>
          <w:szCs w:val="23"/>
        </w:rPr>
        <w:t>Sesión Sincrónica — 2 horas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5"/>
        <w:gridCol w:w="3283"/>
        <w:gridCol w:w="997"/>
        <w:gridCol w:w="3335"/>
      </w:tblGrid>
      <w:tr w:rsidR="006C1A74" w14:paraId="13AC5772" w14:textId="77777777">
        <w:tc>
          <w:tcPr>
            <w:tcW w:w="15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6E" w14:textId="77777777" w:rsidR="006C1A74" w:rsidRDefault="003D5ECC">
            <w:pPr>
              <w:spacing w:before="40" w:after="40"/>
              <w:jc w:val="center"/>
            </w:pPr>
            <w:r>
              <w:rPr>
                <w:b/>
                <w:bCs/>
                <w:color w:val="FFFFFF"/>
                <w:sz w:val="20"/>
                <w:szCs w:val="20"/>
              </w:rPr>
              <w:t>Momento</w:t>
            </w:r>
          </w:p>
        </w:tc>
        <w:tc>
          <w:tcPr>
            <w:tcW w:w="3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6F" w14:textId="77777777" w:rsidR="006C1A74" w:rsidRDefault="003D5ECC">
            <w:pPr>
              <w:spacing w:before="40" w:after="40"/>
              <w:jc w:val="center"/>
            </w:pPr>
            <w:r>
              <w:rPr>
                <w:b/>
                <w:bCs/>
                <w:color w:val="FFFFFF"/>
                <w:sz w:val="20"/>
                <w:szCs w:val="20"/>
              </w:rPr>
              <w:t>Actividad</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70" w14:textId="77777777" w:rsidR="006C1A74" w:rsidRDefault="003D5ECC">
            <w:pPr>
              <w:spacing w:before="40" w:after="40"/>
              <w:jc w:val="center"/>
            </w:pPr>
            <w:r>
              <w:rPr>
                <w:b/>
                <w:bCs/>
                <w:color w:val="FFFFFF"/>
                <w:sz w:val="20"/>
                <w:szCs w:val="20"/>
              </w:rPr>
              <w:t>Duración</w:t>
            </w:r>
          </w:p>
        </w:tc>
        <w:tc>
          <w:tcPr>
            <w:tcW w:w="34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71" w14:textId="77777777" w:rsidR="006C1A74" w:rsidRDefault="003D5ECC">
            <w:pPr>
              <w:spacing w:before="40" w:after="40"/>
              <w:jc w:val="center"/>
            </w:pPr>
            <w:r>
              <w:rPr>
                <w:b/>
                <w:bCs/>
                <w:color w:val="FFFFFF"/>
                <w:sz w:val="20"/>
                <w:szCs w:val="20"/>
              </w:rPr>
              <w:t>Propósito</w:t>
            </w:r>
          </w:p>
        </w:tc>
      </w:tr>
      <w:tr w:rsidR="006C1A74" w14:paraId="13AC5777"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73" w14:textId="77777777" w:rsidR="006C1A74" w:rsidRDefault="003D5ECC">
            <w:pPr>
              <w:spacing w:before="30" w:after="30"/>
            </w:pPr>
            <w:r>
              <w:rPr>
                <w:b/>
                <w:bCs/>
                <w:color w:val="333333"/>
                <w:sz w:val="20"/>
                <w:szCs w:val="20"/>
              </w:rPr>
              <w:t>Apertura</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74" w14:textId="77777777" w:rsidR="006C1A74" w:rsidRDefault="003D5ECC">
            <w:pPr>
              <w:spacing w:before="30" w:after="30"/>
            </w:pPr>
            <w:r>
              <w:rPr>
                <w:color w:val="333333"/>
                <w:sz w:val="20"/>
                <w:szCs w:val="20"/>
              </w:rPr>
              <w:t xml:space="preserve">Dudas sobre </w:t>
            </w:r>
            <w:proofErr w:type="spellStart"/>
            <w:r>
              <w:rPr>
                <w:color w:val="333333"/>
                <w:sz w:val="20"/>
                <w:szCs w:val="20"/>
              </w:rPr>
              <w:t>Vensim</w:t>
            </w:r>
            <w:proofErr w:type="spellEnd"/>
            <w:r>
              <w:rPr>
                <w:color w:val="333333"/>
                <w:sz w:val="20"/>
                <w:szCs w:val="20"/>
              </w:rPr>
              <w:t xml:space="preserve"> y calibración con datos colombianos.</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75" w14:textId="77777777" w:rsidR="006C1A74" w:rsidRDefault="003D5ECC">
            <w:pPr>
              <w:spacing w:before="30" w:after="30"/>
              <w:jc w:val="center"/>
            </w:pPr>
            <w:r>
              <w:rPr>
                <w:color w:val="333333"/>
                <w:sz w:val="20"/>
                <w:szCs w:val="20"/>
              </w:rPr>
              <w:t>15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76" w14:textId="77777777" w:rsidR="006C1A74" w:rsidRDefault="003D5ECC">
            <w:pPr>
              <w:spacing w:before="30" w:after="30"/>
            </w:pPr>
            <w:r>
              <w:rPr>
                <w:color w:val="333333"/>
                <w:sz w:val="20"/>
                <w:szCs w:val="20"/>
              </w:rPr>
              <w:t>Resolver problemas técnicos.</w:t>
            </w:r>
          </w:p>
        </w:tc>
      </w:tr>
      <w:tr w:rsidR="006C1A74" w14:paraId="13AC577C"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78" w14:textId="77777777" w:rsidR="006C1A74" w:rsidRDefault="003D5ECC">
            <w:pPr>
              <w:spacing w:before="30" w:after="30"/>
            </w:pPr>
            <w:r>
              <w:rPr>
                <w:b/>
                <w:bCs/>
                <w:color w:val="333333"/>
                <w:sz w:val="20"/>
                <w:szCs w:val="20"/>
              </w:rPr>
              <w:t>Evaluación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79" w14:textId="77777777" w:rsidR="006C1A74" w:rsidRDefault="003D5ECC">
            <w:pPr>
              <w:spacing w:before="30" w:after="30"/>
            </w:pPr>
            <w:r>
              <w:rPr>
                <w:color w:val="333333"/>
                <w:sz w:val="20"/>
                <w:szCs w:val="20"/>
              </w:rPr>
              <w:t xml:space="preserve">3 grupos presentan </w:t>
            </w:r>
            <w:proofErr w:type="spellStart"/>
            <w:r>
              <w:rPr>
                <w:color w:val="333333"/>
                <w:sz w:val="20"/>
                <w:szCs w:val="20"/>
              </w:rPr>
              <w:t>Lab</w:t>
            </w:r>
            <w:proofErr w:type="spellEnd"/>
            <w:r>
              <w:rPr>
                <w:color w:val="333333"/>
                <w:sz w:val="20"/>
                <w:szCs w:val="20"/>
              </w:rPr>
              <w:t xml:space="preserve"> 1: estructura del modelo, calibración, resultados de escenarios.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7A" w14:textId="77777777" w:rsidR="006C1A74" w:rsidRDefault="003D5ECC">
            <w:pPr>
              <w:spacing w:before="30" w:after="30"/>
              <w:jc w:val="center"/>
            </w:pPr>
            <w:r>
              <w:rPr>
                <w:color w:val="333333"/>
                <w:sz w:val="20"/>
                <w:szCs w:val="20"/>
              </w:rPr>
              <w:t>35 min</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7B" w14:textId="77777777" w:rsidR="006C1A74" w:rsidRDefault="003D5ECC">
            <w:pPr>
              <w:spacing w:before="30" w:after="30"/>
            </w:pPr>
            <w:r>
              <w:rPr>
                <w:color w:val="333333"/>
                <w:sz w:val="20"/>
                <w:szCs w:val="20"/>
              </w:rPr>
              <w:t>Evaluar calidad del modelamiento.</w:t>
            </w:r>
          </w:p>
        </w:tc>
      </w:tr>
      <w:tr w:rsidR="006C1A74" w14:paraId="13AC5781"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7D" w14:textId="77777777" w:rsidR="006C1A74" w:rsidRDefault="003D5ECC">
            <w:pPr>
              <w:spacing w:before="30" w:after="30"/>
            </w:pPr>
            <w:r>
              <w:rPr>
                <w:b/>
                <w:bCs/>
                <w:color w:val="333333"/>
                <w:sz w:val="20"/>
                <w:szCs w:val="20"/>
              </w:rPr>
              <w:t>Retroalimentación</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7E" w14:textId="77777777" w:rsidR="006C1A74" w:rsidRDefault="003D5ECC">
            <w:pPr>
              <w:spacing w:before="30" w:after="30"/>
            </w:pPr>
            <w:r>
              <w:rPr>
                <w:color w:val="333333"/>
                <w:sz w:val="20"/>
                <w:szCs w:val="20"/>
              </w:rPr>
              <w:t>Errores comunes: confundir stocks con flujos, omitir retardos de construcción (</w:t>
            </w:r>
            <w:proofErr w:type="gramStart"/>
            <w:r>
              <w:rPr>
                <w:color w:val="333333"/>
                <w:sz w:val="20"/>
                <w:szCs w:val="20"/>
              </w:rPr>
              <w:t xml:space="preserve">7 años para una </w:t>
            </w:r>
            <w:r>
              <w:rPr>
                <w:color w:val="333333"/>
                <w:sz w:val="20"/>
                <w:szCs w:val="20"/>
              </w:rPr>
              <w:lastRenderedPageBreak/>
              <w:t>hidroeléctrica!</w:t>
            </w:r>
            <w:proofErr w:type="gramEnd"/>
            <w:r>
              <w:rPr>
                <w:color w:val="333333"/>
                <w:sz w:val="20"/>
                <w:szCs w:val="20"/>
              </w:rPr>
              <w:t xml:space="preserve">), </w:t>
            </w:r>
            <w:proofErr w:type="spellStart"/>
            <w:r>
              <w:rPr>
                <w:color w:val="333333"/>
                <w:sz w:val="20"/>
                <w:szCs w:val="20"/>
              </w:rPr>
              <w:t>sobreajustar</w:t>
            </w:r>
            <w:proofErr w:type="spellEnd"/>
            <w:r>
              <w:rPr>
                <w:color w:val="333333"/>
                <w:sz w:val="20"/>
                <w:szCs w:val="20"/>
              </w:rPr>
              <w:t xml:space="preserve"> parámetros.</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7F" w14:textId="77777777" w:rsidR="006C1A74" w:rsidRDefault="003D5ECC">
            <w:pPr>
              <w:spacing w:before="30" w:after="30"/>
              <w:jc w:val="center"/>
            </w:pPr>
            <w:r>
              <w:rPr>
                <w:color w:val="333333"/>
                <w:sz w:val="20"/>
                <w:szCs w:val="20"/>
              </w:rPr>
              <w:lastRenderedPageBreak/>
              <w:t>25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80" w14:textId="77777777" w:rsidR="006C1A74" w:rsidRDefault="003D5ECC">
            <w:pPr>
              <w:spacing w:before="30" w:after="30"/>
            </w:pPr>
            <w:r>
              <w:rPr>
                <w:color w:val="333333"/>
                <w:sz w:val="20"/>
                <w:szCs w:val="20"/>
              </w:rPr>
              <w:t>Corrección colectiva.</w:t>
            </w:r>
          </w:p>
        </w:tc>
      </w:tr>
      <w:tr w:rsidR="006C1A74" w14:paraId="13AC5786"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82" w14:textId="77777777" w:rsidR="006C1A74" w:rsidRDefault="003D5ECC">
            <w:pPr>
              <w:spacing w:before="30" w:after="30"/>
            </w:pPr>
            <w:r>
              <w:rPr>
                <w:b/>
                <w:bCs/>
                <w:color w:val="333333"/>
                <w:sz w:val="20"/>
                <w:szCs w:val="20"/>
              </w:rPr>
              <w:t>Ejercicio vivo</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83" w14:textId="77777777" w:rsidR="006C1A74" w:rsidRDefault="003D5ECC">
            <w:pPr>
              <w:spacing w:before="30" w:after="30"/>
            </w:pPr>
            <w:r>
              <w:rPr>
                <w:color w:val="333333"/>
                <w:sz w:val="20"/>
                <w:szCs w:val="20"/>
              </w:rPr>
              <w:t>Modelo simplificado en pantalla: ¿qué pasa si se duplica el retardo de construcción? Predecir antes de simular (individual, 10 min).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84" w14:textId="77777777" w:rsidR="006C1A74" w:rsidRDefault="003D5ECC">
            <w:pPr>
              <w:spacing w:before="30" w:after="30"/>
              <w:jc w:val="center"/>
            </w:pPr>
            <w:r>
              <w:rPr>
                <w:color w:val="333333"/>
                <w:sz w:val="20"/>
                <w:szCs w:val="20"/>
              </w:rPr>
              <w:t>25 min</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85" w14:textId="77777777" w:rsidR="006C1A74" w:rsidRDefault="003D5ECC">
            <w:pPr>
              <w:spacing w:before="30" w:after="30"/>
            </w:pPr>
            <w:r>
              <w:rPr>
                <w:color w:val="333333"/>
                <w:sz w:val="20"/>
                <w:szCs w:val="20"/>
              </w:rPr>
              <w:t>Evaluar intuición dinámica.</w:t>
            </w:r>
          </w:p>
        </w:tc>
      </w:tr>
      <w:tr w:rsidR="006C1A74" w14:paraId="13AC578B"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87" w14:textId="77777777" w:rsidR="006C1A74" w:rsidRDefault="003D5ECC">
            <w:pPr>
              <w:spacing w:before="30" w:after="30"/>
            </w:pPr>
            <w:r>
              <w:rPr>
                <w:b/>
                <w:bCs/>
                <w:color w:val="333333"/>
                <w:sz w:val="20"/>
                <w:szCs w:val="20"/>
              </w:rPr>
              <w:t>Cierre</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88" w14:textId="77777777" w:rsidR="006C1A74" w:rsidRDefault="003D5ECC">
            <w:pPr>
              <w:spacing w:before="30" w:after="30"/>
            </w:pPr>
            <w:proofErr w:type="spellStart"/>
            <w:r>
              <w:rPr>
                <w:color w:val="333333"/>
                <w:sz w:val="20"/>
                <w:szCs w:val="20"/>
              </w:rPr>
              <w:t>Preview</w:t>
            </w:r>
            <w:proofErr w:type="spellEnd"/>
            <w:r>
              <w:rPr>
                <w:color w:val="333333"/>
                <w:sz w:val="20"/>
                <w:szCs w:val="20"/>
              </w:rPr>
              <w:t xml:space="preserve"> de la semana 4: profundizar el modelo. Asignación de presentadores.</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89" w14:textId="77777777" w:rsidR="006C1A74" w:rsidRDefault="003D5ECC">
            <w:pPr>
              <w:spacing w:before="30" w:after="30"/>
              <w:jc w:val="center"/>
            </w:pPr>
            <w:r>
              <w:rPr>
                <w:color w:val="333333"/>
                <w:sz w:val="20"/>
                <w:szCs w:val="20"/>
              </w:rPr>
              <w:t>15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8A" w14:textId="77777777" w:rsidR="006C1A74" w:rsidRDefault="006C1A74">
            <w:pPr>
              <w:spacing w:before="30" w:after="30"/>
            </w:pPr>
          </w:p>
        </w:tc>
      </w:tr>
    </w:tbl>
    <w:p w14:paraId="13AC578C" w14:textId="77777777" w:rsidR="006C1A74" w:rsidRDefault="003D5ECC">
      <w:pPr>
        <w:spacing w:before="200" w:after="80"/>
      </w:pPr>
      <w:r>
        <w:rPr>
          <w:b/>
          <w:bCs/>
          <w:color w:val="2E8B8B"/>
          <w:sz w:val="23"/>
          <w:szCs w:val="23"/>
        </w:rPr>
        <w:t>Lecturas y Recursos</w:t>
      </w:r>
    </w:p>
    <w:p w14:paraId="13AC578D" w14:textId="77777777" w:rsidR="006C1A74" w:rsidRDefault="003D5ECC">
      <w:pPr>
        <w:spacing w:before="60" w:after="80"/>
      </w:pPr>
      <w:r w:rsidRPr="00904F4D">
        <w:rPr>
          <w:color w:val="333333"/>
          <w:lang w:val="en-US"/>
          <w:rPrChange w:id="47" w:author="Camilo Hernando Gomez Castro" w:date="2026-04-07T10:36:00Z">
            <w:rPr>
              <w:color w:val="333333"/>
            </w:rPr>
          </w:rPrChange>
        </w:rPr>
        <w:t xml:space="preserve">Business Dynamics (Cap. 1-3) — John </w:t>
      </w:r>
      <w:proofErr w:type="spellStart"/>
      <w:r w:rsidRPr="00904F4D">
        <w:rPr>
          <w:color w:val="333333"/>
          <w:lang w:val="en-US"/>
          <w:rPrChange w:id="48" w:author="Camilo Hernando Gomez Castro" w:date="2026-04-07T10:36:00Z">
            <w:rPr>
              <w:color w:val="333333"/>
            </w:rPr>
          </w:rPrChange>
        </w:rPr>
        <w:t>Sterman</w:t>
      </w:r>
      <w:proofErr w:type="spellEnd"/>
      <w:r w:rsidRPr="00904F4D">
        <w:rPr>
          <w:color w:val="333333"/>
          <w:lang w:val="en-US"/>
          <w:rPrChange w:id="49" w:author="Camilo Hernando Gomez Castro" w:date="2026-04-07T10:36:00Z">
            <w:rPr>
              <w:color w:val="333333"/>
            </w:rPr>
          </w:rPrChange>
        </w:rPr>
        <w:t xml:space="preserve">. Cycles in deregulated electricity markets — Arango &amp; Larsen, Energy Policy, 2011. </w:t>
      </w:r>
      <w:r>
        <w:rPr>
          <w:color w:val="333333"/>
        </w:rPr>
        <w:t>Resolución CREG 071/2006 (guía de lectura). Informe de operación del SIN — XM (datos históricos).</w:t>
      </w:r>
    </w:p>
    <w:p w14:paraId="13AC578E" w14:textId="77777777" w:rsidR="006C1A74" w:rsidRDefault="003D5ECC">
      <w:r>
        <w:br w:type="page"/>
      </w:r>
    </w:p>
    <w:p w14:paraId="13AC578F" w14:textId="77777777" w:rsidR="006C1A74" w:rsidRDefault="003D5ECC">
      <w:pPr>
        <w:pStyle w:val="Ttulo2"/>
      </w:pPr>
      <w:r>
        <w:lastRenderedPageBreak/>
        <w:t>SEMANA 4: Dinámica de Sistemas II — Políticas, Sensibilidad e Intuición Dinámica</w:t>
      </w:r>
    </w:p>
    <w:p w14:paraId="13AC5790" w14:textId="77777777" w:rsidR="006C1A74" w:rsidRDefault="003D5ECC">
      <w:pPr>
        <w:spacing w:after="80"/>
      </w:pPr>
      <w:r>
        <w:rPr>
          <w:i/>
          <w:iCs/>
          <w:color w:val="2E8B8B"/>
        </w:rPr>
        <w:t>Caso ancla: Efecto del Cargo por Confiabilidad y la entrada de FNCER en el mercado</w:t>
      </w:r>
    </w:p>
    <w:p w14:paraId="13AC5791" w14:textId="77777777" w:rsidR="006C1A74" w:rsidRDefault="003D5ECC">
      <w:pPr>
        <w:spacing w:before="60" w:after="120"/>
      </w:pPr>
      <w:r>
        <w:rPr>
          <w:color w:val="333333"/>
        </w:rPr>
        <w:t>Se profundiza en la dinámica de sistemas con un modelo más completo que incorpora intervenciones regulatorias. El estudiante extiende su modelo para incluir el Cargo por Confiabilidad y la entrada de FNCER, y desarrolla la intuición dinámica: la capacidad de anticipar el comportamiento de sistemas con retardos y retroalimentaciones múltiples antes de simular. Se introduce también el concepto de análisis de sensibilidad como puente hacia el análisis de escenarios de la semana 5.</w:t>
      </w:r>
    </w:p>
    <w:p w14:paraId="13AC5792" w14:textId="77777777" w:rsidR="006C1A74" w:rsidRDefault="003D5ECC">
      <w:pPr>
        <w:spacing w:before="200" w:after="80"/>
      </w:pPr>
      <w:r>
        <w:rPr>
          <w:b/>
          <w:bCs/>
          <w:color w:val="2E8B8B"/>
          <w:sz w:val="23"/>
          <w:szCs w:val="23"/>
        </w:rPr>
        <w:t>Bloque Autónomo — 10 horas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1"/>
        <w:gridCol w:w="4806"/>
        <w:gridCol w:w="986"/>
        <w:gridCol w:w="1217"/>
      </w:tblGrid>
      <w:tr w:rsidR="006C1A74" w14:paraId="13AC5797" w14:textId="77777777">
        <w:tc>
          <w:tcPr>
            <w:tcW w:w="2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93" w14:textId="77777777" w:rsidR="006C1A74" w:rsidRDefault="003D5ECC">
            <w:pPr>
              <w:spacing w:before="40" w:after="40"/>
              <w:jc w:val="center"/>
            </w:pPr>
            <w:r>
              <w:rPr>
                <w:b/>
                <w:bCs/>
                <w:color w:val="FFFFFF"/>
                <w:sz w:val="20"/>
                <w:szCs w:val="20"/>
              </w:rPr>
              <w:t>Actividad</w:t>
            </w:r>
          </w:p>
        </w:tc>
        <w:tc>
          <w:tcPr>
            <w:tcW w:w="49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94" w14:textId="77777777" w:rsidR="006C1A74" w:rsidRDefault="003D5ECC">
            <w:pPr>
              <w:spacing w:before="40" w:after="40"/>
              <w:jc w:val="center"/>
            </w:pPr>
            <w:r>
              <w:rPr>
                <w:b/>
                <w:bCs/>
                <w:color w:val="FFFFFF"/>
                <w:sz w:val="20"/>
                <w:szCs w:val="20"/>
              </w:rPr>
              <w:t>Descripción</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95" w14:textId="77777777" w:rsidR="006C1A74" w:rsidRDefault="003D5ECC">
            <w:pPr>
              <w:spacing w:before="40" w:after="40"/>
              <w:jc w:val="center"/>
            </w:pPr>
            <w:r>
              <w:rPr>
                <w:b/>
                <w:bCs/>
                <w:color w:val="FFFFFF"/>
                <w:sz w:val="20"/>
                <w:szCs w:val="20"/>
              </w:rPr>
              <w:t>Horas</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96" w14:textId="77777777" w:rsidR="006C1A74" w:rsidRDefault="003D5ECC">
            <w:pPr>
              <w:spacing w:before="40" w:after="40"/>
              <w:jc w:val="center"/>
            </w:pPr>
            <w:r>
              <w:rPr>
                <w:b/>
                <w:bCs/>
                <w:color w:val="FFFFFF"/>
                <w:sz w:val="20"/>
                <w:szCs w:val="20"/>
              </w:rPr>
              <w:t>Entrega</w:t>
            </w:r>
          </w:p>
        </w:tc>
      </w:tr>
      <w:tr w:rsidR="006C1A74" w14:paraId="13AC579C"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98" w14:textId="77777777" w:rsidR="006C1A74" w:rsidRDefault="003D5ECC">
            <w:pPr>
              <w:spacing w:before="30" w:after="30"/>
            </w:pPr>
            <w:r>
              <w:rPr>
                <w:b/>
                <w:bCs/>
                <w:color w:val="333333"/>
                <w:sz w:val="20"/>
                <w:szCs w:val="20"/>
              </w:rPr>
              <w:t>Video-lecciones</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99" w14:textId="77777777" w:rsidR="006C1A74" w:rsidRDefault="003D5ECC">
            <w:pPr>
              <w:spacing w:before="30" w:after="30"/>
            </w:pPr>
            <w:r>
              <w:rPr>
                <w:color w:val="333333"/>
                <w:sz w:val="20"/>
                <w:szCs w:val="20"/>
              </w:rPr>
              <w:t xml:space="preserve">4.1 El Cargo por Confiabilidad como mecanismo sistémico (15 min). 4.2 Modelando políticas regulatorias en </w:t>
            </w:r>
            <w:proofErr w:type="spellStart"/>
            <w:r>
              <w:rPr>
                <w:color w:val="333333"/>
                <w:sz w:val="20"/>
                <w:szCs w:val="20"/>
              </w:rPr>
              <w:t>Vensim</w:t>
            </w:r>
            <w:proofErr w:type="spellEnd"/>
            <w:r>
              <w:rPr>
                <w:color w:val="333333"/>
                <w:sz w:val="20"/>
                <w:szCs w:val="20"/>
              </w:rPr>
              <w:t xml:space="preserve"> (15 min). 4.3 Análisis de sensibilidad: ¿a qué parámetros es vulnerable mi modelo? (12 min).</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9A" w14:textId="77777777" w:rsidR="006C1A74" w:rsidRDefault="003D5ECC">
            <w:pPr>
              <w:spacing w:before="30" w:after="30"/>
              <w:jc w:val="center"/>
            </w:pPr>
            <w:r>
              <w:rPr>
                <w:color w:val="333333"/>
                <w:sz w:val="20"/>
                <w:szCs w:val="20"/>
              </w:rPr>
              <w:t>2.5</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9B" w14:textId="77777777" w:rsidR="006C1A74" w:rsidRDefault="003D5ECC">
            <w:pPr>
              <w:spacing w:before="30" w:after="30"/>
            </w:pPr>
            <w:proofErr w:type="spellStart"/>
            <w:r>
              <w:rPr>
                <w:color w:val="333333"/>
                <w:sz w:val="20"/>
                <w:szCs w:val="20"/>
              </w:rPr>
              <w:t>Quizzes</w:t>
            </w:r>
            <w:proofErr w:type="spellEnd"/>
          </w:p>
        </w:tc>
      </w:tr>
      <w:tr w:rsidR="006C1A74" w14:paraId="13AC57A1"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9D" w14:textId="77777777" w:rsidR="006C1A74" w:rsidRDefault="003D5ECC">
            <w:pPr>
              <w:spacing w:before="30" w:after="30"/>
            </w:pPr>
            <w:r>
              <w:rPr>
                <w:b/>
                <w:bCs/>
                <w:color w:val="333333"/>
                <w:sz w:val="20"/>
                <w:szCs w:val="20"/>
              </w:rPr>
              <w:t>Lectura dirigida</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9E" w14:textId="77777777" w:rsidR="006C1A74" w:rsidRDefault="003D5ECC">
            <w:pPr>
              <w:spacing w:before="30" w:after="30"/>
            </w:pPr>
            <w:r>
              <w:rPr>
                <w:color w:val="333333"/>
                <w:sz w:val="20"/>
                <w:szCs w:val="20"/>
              </w:rPr>
              <w:t xml:space="preserve">Escenarios UPME de demanda energética (extractos). IEA Colombia Energy </w:t>
            </w:r>
            <w:proofErr w:type="spellStart"/>
            <w:r>
              <w:rPr>
                <w:color w:val="333333"/>
                <w:sz w:val="20"/>
                <w:szCs w:val="20"/>
              </w:rPr>
              <w:t>Policy</w:t>
            </w:r>
            <w:proofErr w:type="spellEnd"/>
            <w:r>
              <w:rPr>
                <w:color w:val="333333"/>
                <w:sz w:val="20"/>
                <w:szCs w:val="20"/>
              </w:rPr>
              <w:t xml:space="preserve"> </w:t>
            </w:r>
            <w:proofErr w:type="spellStart"/>
            <w:r>
              <w:rPr>
                <w:color w:val="333333"/>
                <w:sz w:val="20"/>
                <w:szCs w:val="20"/>
              </w:rPr>
              <w:t>Review</w:t>
            </w:r>
            <w:proofErr w:type="spellEnd"/>
            <w:r>
              <w:rPr>
                <w:color w:val="333333"/>
                <w:sz w:val="20"/>
                <w:szCs w:val="20"/>
              </w:rPr>
              <w:t xml:space="preserve"> (resumen ejecutivo).</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9F" w14:textId="77777777" w:rsidR="006C1A74" w:rsidRDefault="003D5ECC">
            <w:pPr>
              <w:spacing w:before="30" w:after="30"/>
              <w:jc w:val="center"/>
            </w:pPr>
            <w:r>
              <w:rPr>
                <w:color w:val="333333"/>
                <w:sz w:val="20"/>
                <w:szCs w:val="20"/>
              </w:rPr>
              <w:t>1.5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A0" w14:textId="77777777" w:rsidR="006C1A74" w:rsidRDefault="003D5ECC">
            <w:pPr>
              <w:spacing w:before="30" w:after="30"/>
            </w:pPr>
            <w:r>
              <w:rPr>
                <w:color w:val="333333"/>
                <w:sz w:val="20"/>
                <w:szCs w:val="20"/>
              </w:rPr>
              <w:t>Antes de foro</w:t>
            </w:r>
          </w:p>
        </w:tc>
      </w:tr>
      <w:tr w:rsidR="006C1A74" w14:paraId="13AC57A6"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A2" w14:textId="77777777" w:rsidR="006C1A74" w:rsidRDefault="003D5ECC">
            <w:pPr>
              <w:spacing w:before="30" w:after="30"/>
            </w:pPr>
            <w:r>
              <w:rPr>
                <w:b/>
                <w:bCs/>
                <w:color w:val="333333"/>
                <w:sz w:val="20"/>
                <w:szCs w:val="20"/>
              </w:rPr>
              <w:t>Ejercicio aplicado</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A3" w14:textId="77777777" w:rsidR="006C1A74" w:rsidRDefault="003D5ECC">
            <w:pPr>
              <w:spacing w:before="30" w:after="30"/>
            </w:pPr>
            <w:r>
              <w:rPr>
                <w:color w:val="333333"/>
                <w:sz w:val="20"/>
                <w:szCs w:val="20"/>
              </w:rPr>
              <w:t xml:space="preserve">Extender el modelo del </w:t>
            </w:r>
            <w:proofErr w:type="spellStart"/>
            <w:r>
              <w:rPr>
                <w:color w:val="333333"/>
                <w:sz w:val="20"/>
                <w:szCs w:val="20"/>
              </w:rPr>
              <w:t>Lab</w:t>
            </w:r>
            <w:proofErr w:type="spellEnd"/>
            <w:r>
              <w:rPr>
                <w:color w:val="333333"/>
                <w:sz w:val="20"/>
                <w:szCs w:val="20"/>
              </w:rPr>
              <w:t xml:space="preserve"> 1: incorporar </w:t>
            </w:r>
            <w:proofErr w:type="spellStart"/>
            <w:r>
              <w:rPr>
                <w:color w:val="333333"/>
                <w:sz w:val="20"/>
                <w:szCs w:val="20"/>
              </w:rPr>
              <w:t>CxC</w:t>
            </w:r>
            <w:proofErr w:type="spellEnd"/>
            <w:r>
              <w:rPr>
                <w:color w:val="333333"/>
                <w:sz w:val="20"/>
                <w:szCs w:val="20"/>
              </w:rPr>
              <w:t xml:space="preserve"> y entrada de FNCER. Analizar sensibilidad a 3 parámetros clave. Documentar: ¿en qué es robusto y en qué es frágil el modelo?</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A4" w14:textId="77777777" w:rsidR="006C1A74" w:rsidRDefault="003D5ECC">
            <w:pPr>
              <w:spacing w:before="30" w:after="30"/>
              <w:jc w:val="center"/>
            </w:pPr>
            <w:r>
              <w:rPr>
                <w:color w:val="333333"/>
                <w:sz w:val="20"/>
                <w:szCs w:val="20"/>
              </w:rPr>
              <w:t>2.0</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A5" w14:textId="77777777" w:rsidR="006C1A74" w:rsidRDefault="003D5ECC">
            <w:pPr>
              <w:spacing w:before="30" w:after="30"/>
            </w:pPr>
            <w:r>
              <w:rPr>
                <w:color w:val="333333"/>
                <w:sz w:val="20"/>
                <w:szCs w:val="20"/>
              </w:rPr>
              <w:t>Modelo extendido</w:t>
            </w:r>
          </w:p>
        </w:tc>
      </w:tr>
      <w:tr w:rsidR="006C1A74" w14:paraId="13AC57AB"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A7" w14:textId="77777777" w:rsidR="006C1A74" w:rsidRDefault="003D5ECC">
            <w:pPr>
              <w:spacing w:before="30" w:after="30"/>
            </w:pPr>
            <w:r>
              <w:rPr>
                <w:b/>
                <w:bCs/>
                <w:color w:val="333333"/>
                <w:sz w:val="20"/>
                <w:szCs w:val="20"/>
              </w:rPr>
              <w:t>Foro</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A8" w14:textId="77777777" w:rsidR="006C1A74" w:rsidRDefault="003D5ECC">
            <w:pPr>
              <w:spacing w:before="30" w:after="30"/>
            </w:pPr>
            <w:r>
              <w:rPr>
                <w:color w:val="333333"/>
                <w:sz w:val="20"/>
                <w:szCs w:val="20"/>
              </w:rPr>
              <w:t xml:space="preserve">¿El </w:t>
            </w:r>
            <w:proofErr w:type="spellStart"/>
            <w:r>
              <w:rPr>
                <w:color w:val="333333"/>
                <w:sz w:val="20"/>
                <w:szCs w:val="20"/>
              </w:rPr>
              <w:t>CxC</w:t>
            </w:r>
            <w:proofErr w:type="spellEnd"/>
            <w:r>
              <w:rPr>
                <w:color w:val="333333"/>
                <w:sz w:val="20"/>
                <w:szCs w:val="20"/>
              </w:rPr>
              <w:t xml:space="preserve"> estabiliza el sistema o crea nuevas oscilaciones? Argumentar con resultados del modelo y con la lectura de Arango &amp; Larsen.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A9" w14:textId="77777777" w:rsidR="006C1A74" w:rsidRDefault="003D5ECC">
            <w:pPr>
              <w:spacing w:before="30" w:after="30"/>
              <w:jc w:val="center"/>
            </w:pPr>
            <w:r>
              <w:rPr>
                <w:color w:val="333333"/>
                <w:sz w:val="20"/>
                <w:szCs w:val="20"/>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AA" w14:textId="77777777" w:rsidR="006C1A74" w:rsidRDefault="003D5ECC">
            <w:pPr>
              <w:spacing w:before="30" w:after="30"/>
            </w:pPr>
            <w:r>
              <w:rPr>
                <w:color w:val="333333"/>
                <w:sz w:val="20"/>
                <w:szCs w:val="20"/>
              </w:rPr>
              <w:t>Post + comentarios</w:t>
            </w:r>
          </w:p>
        </w:tc>
      </w:tr>
      <w:tr w:rsidR="006C1A74" w14:paraId="13AC57B0"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AC" w14:textId="77777777" w:rsidR="006C1A74" w:rsidRDefault="003D5ECC">
            <w:pPr>
              <w:spacing w:before="30" w:after="30"/>
            </w:pPr>
            <w:r>
              <w:rPr>
                <w:b/>
                <w:bCs/>
                <w:color w:val="333333"/>
                <w:sz w:val="20"/>
                <w:szCs w:val="20"/>
              </w:rPr>
              <w:t>Proyecto integrador</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AD" w14:textId="77777777" w:rsidR="006C1A74" w:rsidRDefault="003D5ECC">
            <w:pPr>
              <w:spacing w:before="30" w:after="30"/>
            </w:pPr>
            <w:r>
              <w:rPr>
                <w:color w:val="333333"/>
                <w:sz w:val="20"/>
                <w:szCs w:val="20"/>
              </w:rPr>
              <w:t xml:space="preserve">Construir el modelo de SD del proyecto en </w:t>
            </w:r>
            <w:proofErr w:type="spellStart"/>
            <w:r>
              <w:rPr>
                <w:color w:val="333333"/>
                <w:sz w:val="20"/>
                <w:szCs w:val="20"/>
              </w:rPr>
              <w:t>Vensim</w:t>
            </w:r>
            <w:proofErr w:type="spellEnd"/>
            <w:r>
              <w:rPr>
                <w:color w:val="333333"/>
                <w:sz w:val="20"/>
                <w:szCs w:val="20"/>
              </w:rPr>
              <w:t>. Definir parámetros, calibrar con datos disponibles. Documentar decisiones de modelamiento: ¿por qué este stock? ¿por qué este retardo?</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AE" w14:textId="77777777" w:rsidR="006C1A74" w:rsidRDefault="003D5ECC">
            <w:pPr>
              <w:spacing w:before="30" w:after="30"/>
              <w:jc w:val="center"/>
            </w:pPr>
            <w:r>
              <w:rPr>
                <w:color w:val="333333"/>
                <w:sz w:val="20"/>
                <w:szCs w:val="20"/>
              </w:rPr>
              <w:t>3.0</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AF" w14:textId="77777777" w:rsidR="006C1A74" w:rsidRDefault="003D5ECC">
            <w:pPr>
              <w:spacing w:before="30" w:after="30"/>
            </w:pPr>
            <w:proofErr w:type="gramStart"/>
            <w:r>
              <w:rPr>
                <w:color w:val="333333"/>
                <w:sz w:val="20"/>
                <w:szCs w:val="20"/>
              </w:rPr>
              <w:t>Modelo .</w:t>
            </w:r>
            <w:proofErr w:type="spellStart"/>
            <w:r>
              <w:rPr>
                <w:color w:val="333333"/>
                <w:sz w:val="20"/>
                <w:szCs w:val="20"/>
              </w:rPr>
              <w:t>mdl</w:t>
            </w:r>
            <w:proofErr w:type="spellEnd"/>
            <w:proofErr w:type="gramEnd"/>
            <w:r>
              <w:rPr>
                <w:color w:val="333333"/>
                <w:sz w:val="20"/>
                <w:szCs w:val="20"/>
              </w:rPr>
              <w:t xml:space="preserve"> borrador</w:t>
            </w:r>
          </w:p>
        </w:tc>
      </w:tr>
      <w:tr w:rsidR="006C1A74" w14:paraId="13AC57B5"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7B1" w14:textId="77777777" w:rsidR="006C1A74" w:rsidRDefault="003D5ECC">
            <w:pPr>
              <w:spacing w:before="30" w:after="30"/>
            </w:pPr>
            <w:proofErr w:type="gramStart"/>
            <w:r>
              <w:rPr>
                <w:b/>
                <w:bCs/>
                <w:color w:val="333333"/>
                <w:sz w:val="20"/>
                <w:szCs w:val="20"/>
              </w:rPr>
              <w:t>TOTAL</w:t>
            </w:r>
            <w:proofErr w:type="gramEnd"/>
            <w:r>
              <w:rPr>
                <w:b/>
                <w:bCs/>
                <w:color w:val="333333"/>
                <w:sz w:val="20"/>
                <w:szCs w:val="20"/>
              </w:rPr>
              <w:t xml:space="preserve"> AUTÓNOMO</w:t>
            </w:r>
          </w:p>
        </w:tc>
        <w:tc>
          <w:tcPr>
            <w:tcW w:w="496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7B2" w14:textId="77777777" w:rsidR="006C1A74" w:rsidRDefault="006C1A74">
            <w:pPr>
              <w:spacing w:before="30" w:after="30"/>
            </w:pPr>
          </w:p>
        </w:tc>
        <w:tc>
          <w:tcPr>
            <w:tcW w:w="10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7B3" w14:textId="77777777" w:rsidR="006C1A74" w:rsidRDefault="003D5ECC">
            <w:pPr>
              <w:spacing w:before="30" w:after="30"/>
              <w:jc w:val="center"/>
            </w:pPr>
            <w:r>
              <w:rPr>
                <w:b/>
                <w:bCs/>
                <w:color w:val="333333"/>
                <w:sz w:val="20"/>
                <w:szCs w:val="20"/>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7B4" w14:textId="77777777" w:rsidR="006C1A74" w:rsidRDefault="006C1A74">
            <w:pPr>
              <w:spacing w:before="30" w:after="30"/>
            </w:pPr>
          </w:p>
        </w:tc>
      </w:tr>
    </w:tbl>
    <w:p w14:paraId="13AC57B6" w14:textId="77777777" w:rsidR="006C1A74" w:rsidRDefault="003D5ECC">
      <w:pPr>
        <w:spacing w:before="200" w:after="80"/>
      </w:pPr>
      <w:r>
        <w:rPr>
          <w:b/>
          <w:bCs/>
          <w:color w:val="2E8B8B"/>
          <w:sz w:val="23"/>
          <w:szCs w:val="23"/>
        </w:rPr>
        <w:t>Sesión Sincrónica — 2 horas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5"/>
        <w:gridCol w:w="3273"/>
        <w:gridCol w:w="997"/>
        <w:gridCol w:w="3345"/>
      </w:tblGrid>
      <w:tr w:rsidR="006C1A74" w14:paraId="13AC57BB" w14:textId="77777777">
        <w:tc>
          <w:tcPr>
            <w:tcW w:w="15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B7" w14:textId="77777777" w:rsidR="006C1A74" w:rsidRDefault="003D5ECC">
            <w:pPr>
              <w:spacing w:before="40" w:after="40"/>
              <w:jc w:val="center"/>
            </w:pPr>
            <w:r>
              <w:rPr>
                <w:b/>
                <w:bCs/>
                <w:color w:val="FFFFFF"/>
                <w:sz w:val="20"/>
                <w:szCs w:val="20"/>
              </w:rPr>
              <w:t>Momento</w:t>
            </w:r>
          </w:p>
        </w:tc>
        <w:tc>
          <w:tcPr>
            <w:tcW w:w="3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B8" w14:textId="77777777" w:rsidR="006C1A74" w:rsidRDefault="003D5ECC">
            <w:pPr>
              <w:spacing w:before="40" w:after="40"/>
              <w:jc w:val="center"/>
            </w:pPr>
            <w:r>
              <w:rPr>
                <w:b/>
                <w:bCs/>
                <w:color w:val="FFFFFF"/>
                <w:sz w:val="20"/>
                <w:szCs w:val="20"/>
              </w:rPr>
              <w:t>Actividad</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B9" w14:textId="77777777" w:rsidR="006C1A74" w:rsidRDefault="003D5ECC">
            <w:pPr>
              <w:spacing w:before="40" w:after="40"/>
              <w:jc w:val="center"/>
            </w:pPr>
            <w:r>
              <w:rPr>
                <w:b/>
                <w:bCs/>
                <w:color w:val="FFFFFF"/>
                <w:sz w:val="20"/>
                <w:szCs w:val="20"/>
              </w:rPr>
              <w:t>Duración</w:t>
            </w:r>
          </w:p>
        </w:tc>
        <w:tc>
          <w:tcPr>
            <w:tcW w:w="34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BA" w14:textId="77777777" w:rsidR="006C1A74" w:rsidRDefault="003D5ECC">
            <w:pPr>
              <w:spacing w:before="40" w:after="40"/>
              <w:jc w:val="center"/>
            </w:pPr>
            <w:r>
              <w:rPr>
                <w:b/>
                <w:bCs/>
                <w:color w:val="FFFFFF"/>
                <w:sz w:val="20"/>
                <w:szCs w:val="20"/>
              </w:rPr>
              <w:t>Propósito</w:t>
            </w:r>
          </w:p>
        </w:tc>
      </w:tr>
      <w:tr w:rsidR="006C1A74" w14:paraId="13AC57C0"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BC" w14:textId="77777777" w:rsidR="006C1A74" w:rsidRDefault="003D5ECC">
            <w:pPr>
              <w:spacing w:before="30" w:after="30"/>
            </w:pPr>
            <w:r>
              <w:rPr>
                <w:b/>
                <w:bCs/>
                <w:color w:val="333333"/>
                <w:sz w:val="20"/>
                <w:szCs w:val="20"/>
              </w:rPr>
              <w:t>Apertura</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BD" w14:textId="77777777" w:rsidR="006C1A74" w:rsidRDefault="003D5ECC">
            <w:pPr>
              <w:spacing w:before="30" w:after="30"/>
            </w:pPr>
            <w:r>
              <w:rPr>
                <w:color w:val="333333"/>
                <w:sz w:val="20"/>
                <w:szCs w:val="20"/>
              </w:rPr>
              <w:t>Dudas sobre extensión del modelo y análisis de sensibilidad.</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BE" w14:textId="77777777" w:rsidR="006C1A74" w:rsidRDefault="003D5ECC">
            <w:pPr>
              <w:spacing w:before="30" w:after="30"/>
              <w:jc w:val="center"/>
            </w:pPr>
            <w:r>
              <w:rPr>
                <w:color w:val="333333"/>
                <w:sz w:val="20"/>
                <w:szCs w:val="20"/>
              </w:rPr>
              <w:t>10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BF" w14:textId="77777777" w:rsidR="006C1A74" w:rsidRDefault="003D5ECC">
            <w:pPr>
              <w:spacing w:before="30" w:after="30"/>
            </w:pPr>
            <w:r>
              <w:rPr>
                <w:color w:val="333333"/>
                <w:sz w:val="20"/>
                <w:szCs w:val="20"/>
              </w:rPr>
              <w:t>Resolver problemas técnicos.</w:t>
            </w:r>
          </w:p>
        </w:tc>
      </w:tr>
      <w:tr w:rsidR="006C1A74" w14:paraId="13AC57C5"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C1" w14:textId="77777777" w:rsidR="006C1A74" w:rsidRDefault="003D5ECC">
            <w:pPr>
              <w:spacing w:before="30" w:after="30"/>
            </w:pPr>
            <w:r>
              <w:rPr>
                <w:b/>
                <w:bCs/>
                <w:color w:val="333333"/>
                <w:sz w:val="20"/>
                <w:szCs w:val="20"/>
              </w:rPr>
              <w:t>Evaluación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C2" w14:textId="77777777" w:rsidR="006C1A74" w:rsidRDefault="003D5ECC">
            <w:pPr>
              <w:spacing w:before="30" w:after="30"/>
            </w:pPr>
            <w:r>
              <w:rPr>
                <w:color w:val="333333"/>
                <w:sz w:val="20"/>
                <w:szCs w:val="20"/>
              </w:rPr>
              <w:t xml:space="preserve">Todos los grupos presentan avance del modelo SD de su proyecto (5 min c/u). Primer </w:t>
            </w:r>
            <w:proofErr w:type="spellStart"/>
            <w:r>
              <w:rPr>
                <w:color w:val="333333"/>
                <w:sz w:val="20"/>
                <w:szCs w:val="20"/>
              </w:rPr>
              <w:t>checkpoint</w:t>
            </w:r>
            <w:proofErr w:type="spellEnd"/>
            <w:r>
              <w:rPr>
                <w:color w:val="333333"/>
                <w:sz w:val="20"/>
                <w:szCs w:val="20"/>
              </w:rPr>
              <w:t xml:space="preserve"> formal.</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C3" w14:textId="77777777" w:rsidR="006C1A74" w:rsidRDefault="003D5ECC">
            <w:pPr>
              <w:spacing w:before="30" w:after="30"/>
              <w:jc w:val="center"/>
            </w:pPr>
            <w:r>
              <w:rPr>
                <w:color w:val="333333"/>
                <w:sz w:val="20"/>
                <w:szCs w:val="20"/>
              </w:rPr>
              <w:t>45 min</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C4" w14:textId="77777777" w:rsidR="006C1A74" w:rsidRDefault="003D5ECC">
            <w:pPr>
              <w:spacing w:before="30" w:after="30"/>
            </w:pPr>
            <w:r>
              <w:rPr>
                <w:color w:val="333333"/>
                <w:sz w:val="20"/>
                <w:szCs w:val="20"/>
              </w:rPr>
              <w:t>Retroalimentación directa a cada grupo.</w:t>
            </w:r>
          </w:p>
        </w:tc>
      </w:tr>
      <w:tr w:rsidR="006C1A74" w14:paraId="13AC57CA"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C6" w14:textId="77777777" w:rsidR="006C1A74" w:rsidRDefault="003D5ECC">
            <w:pPr>
              <w:spacing w:before="30" w:after="30"/>
            </w:pPr>
            <w:r>
              <w:rPr>
                <w:b/>
                <w:bCs/>
                <w:color w:val="333333"/>
                <w:sz w:val="20"/>
                <w:szCs w:val="20"/>
              </w:rPr>
              <w:t>Retroalimentación</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C7" w14:textId="77777777" w:rsidR="006C1A74" w:rsidRDefault="003D5ECC">
            <w:pPr>
              <w:spacing w:before="30" w:after="30"/>
            </w:pPr>
            <w:r>
              <w:rPr>
                <w:color w:val="333333"/>
                <w:sz w:val="20"/>
                <w:szCs w:val="20"/>
              </w:rPr>
              <w:t>Profesor muestra cómo mejorar los modelos: validación con datos, pruebas de condiciones extremas, documentación de supuestos.</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C8" w14:textId="77777777" w:rsidR="006C1A74" w:rsidRDefault="003D5ECC">
            <w:pPr>
              <w:spacing w:before="30" w:after="30"/>
              <w:jc w:val="center"/>
            </w:pPr>
            <w:r>
              <w:rPr>
                <w:color w:val="333333"/>
                <w:sz w:val="20"/>
                <w:szCs w:val="20"/>
              </w:rPr>
              <w:t>25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C9" w14:textId="77777777" w:rsidR="006C1A74" w:rsidRDefault="003D5ECC">
            <w:pPr>
              <w:spacing w:before="30" w:after="30"/>
            </w:pPr>
            <w:r>
              <w:rPr>
                <w:color w:val="333333"/>
                <w:sz w:val="20"/>
                <w:szCs w:val="20"/>
              </w:rPr>
              <w:t>Buenas prácticas de modelamiento.</w:t>
            </w:r>
          </w:p>
        </w:tc>
      </w:tr>
      <w:tr w:rsidR="006C1A74" w14:paraId="13AC57CF"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CB" w14:textId="77777777" w:rsidR="006C1A74" w:rsidRDefault="003D5ECC">
            <w:pPr>
              <w:spacing w:before="30" w:after="30"/>
            </w:pPr>
            <w:r>
              <w:rPr>
                <w:b/>
                <w:bCs/>
                <w:color w:val="333333"/>
                <w:sz w:val="20"/>
                <w:szCs w:val="20"/>
              </w:rPr>
              <w:lastRenderedPageBreak/>
              <w:t>Ejercicio vivo</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CC" w14:textId="77777777" w:rsidR="006C1A74" w:rsidRDefault="003D5ECC">
            <w:pPr>
              <w:spacing w:before="30" w:after="30"/>
            </w:pPr>
            <w:r>
              <w:rPr>
                <w:color w:val="333333"/>
                <w:sz w:val="20"/>
                <w:szCs w:val="20"/>
              </w:rPr>
              <w:t>3 políticas posibles para un modelo simplificado: ¿cuál produce mejor resultado a 10 años? Predecir, luego simular (individual).</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CD" w14:textId="77777777" w:rsidR="006C1A74" w:rsidRDefault="003D5ECC">
            <w:pPr>
              <w:spacing w:before="30" w:after="30"/>
              <w:jc w:val="center"/>
            </w:pPr>
            <w:r>
              <w:rPr>
                <w:color w:val="333333"/>
                <w:sz w:val="20"/>
                <w:szCs w:val="20"/>
              </w:rPr>
              <w:t>25 min</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7CE" w14:textId="77777777" w:rsidR="006C1A74" w:rsidRDefault="003D5ECC">
            <w:pPr>
              <w:spacing w:before="30" w:after="30"/>
            </w:pPr>
            <w:r>
              <w:rPr>
                <w:color w:val="333333"/>
                <w:sz w:val="20"/>
                <w:szCs w:val="20"/>
              </w:rPr>
              <w:t>Evaluación de intuición dinámica.</w:t>
            </w:r>
          </w:p>
        </w:tc>
      </w:tr>
      <w:tr w:rsidR="006C1A74" w14:paraId="13AC57D4"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D0" w14:textId="77777777" w:rsidR="006C1A74" w:rsidRDefault="003D5ECC">
            <w:pPr>
              <w:spacing w:before="30" w:after="30"/>
            </w:pPr>
            <w:r>
              <w:rPr>
                <w:b/>
                <w:bCs/>
                <w:color w:val="333333"/>
                <w:sz w:val="20"/>
                <w:szCs w:val="20"/>
              </w:rPr>
              <w:t>Cierre</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D1" w14:textId="77777777" w:rsidR="006C1A74" w:rsidRDefault="003D5ECC">
            <w:pPr>
              <w:spacing w:before="30" w:after="30"/>
            </w:pPr>
            <w:r>
              <w:rPr>
                <w:color w:val="333333"/>
                <w:sz w:val="20"/>
                <w:szCs w:val="20"/>
              </w:rPr>
              <w:t>Transición a semana 5: "sabemos modelar el sistema, ahora la pregunta es: ¿qué decidir cuando no sabemos qué futuro viene?". Asignación.</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D2" w14:textId="77777777" w:rsidR="006C1A74" w:rsidRDefault="003D5ECC">
            <w:pPr>
              <w:spacing w:before="30" w:after="30"/>
              <w:jc w:val="center"/>
            </w:pPr>
            <w:r>
              <w:rPr>
                <w:color w:val="333333"/>
                <w:sz w:val="20"/>
                <w:szCs w:val="20"/>
              </w:rPr>
              <w:t>15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D3" w14:textId="77777777" w:rsidR="006C1A74" w:rsidRDefault="006C1A74">
            <w:pPr>
              <w:spacing w:before="30" w:after="30"/>
            </w:pPr>
          </w:p>
        </w:tc>
      </w:tr>
    </w:tbl>
    <w:p w14:paraId="13AC57D5" w14:textId="77777777" w:rsidR="006C1A74" w:rsidRDefault="003D5ECC">
      <w:pPr>
        <w:spacing w:before="200" w:after="80"/>
      </w:pPr>
      <w:r>
        <w:rPr>
          <w:b/>
          <w:bCs/>
          <w:color w:val="2E8B8B"/>
          <w:sz w:val="23"/>
          <w:szCs w:val="23"/>
        </w:rPr>
        <w:t>Lecturas y Recursos</w:t>
      </w:r>
    </w:p>
    <w:p w14:paraId="13AC57D6" w14:textId="77777777" w:rsidR="006C1A74" w:rsidRDefault="003D5ECC">
      <w:pPr>
        <w:spacing w:before="60" w:after="80"/>
      </w:pPr>
      <w:r>
        <w:rPr>
          <w:color w:val="333333"/>
        </w:rPr>
        <w:t xml:space="preserve">Escenarios de demanda de energía — UPME. Colombia Energy </w:t>
      </w:r>
      <w:proofErr w:type="spellStart"/>
      <w:r>
        <w:rPr>
          <w:color w:val="333333"/>
        </w:rPr>
        <w:t>Policy</w:t>
      </w:r>
      <w:proofErr w:type="spellEnd"/>
      <w:r>
        <w:rPr>
          <w:color w:val="333333"/>
        </w:rPr>
        <w:t xml:space="preserve"> </w:t>
      </w:r>
      <w:proofErr w:type="spellStart"/>
      <w:r>
        <w:rPr>
          <w:color w:val="333333"/>
        </w:rPr>
        <w:t>Review</w:t>
      </w:r>
      <w:proofErr w:type="spellEnd"/>
      <w:r>
        <w:rPr>
          <w:color w:val="333333"/>
        </w:rPr>
        <w:t xml:space="preserve"> — IEA (resumen). Resolución CREG 071/2006.</w:t>
      </w:r>
    </w:p>
    <w:p w14:paraId="13AC57D7" w14:textId="77777777" w:rsidR="006C1A74" w:rsidRDefault="003D5ECC">
      <w:r>
        <w:br w:type="page"/>
      </w:r>
    </w:p>
    <w:p w14:paraId="13AC57D8" w14:textId="77777777" w:rsidR="006C1A74" w:rsidRDefault="003D5ECC">
      <w:pPr>
        <w:pStyle w:val="Ttulo2"/>
      </w:pPr>
      <w:r>
        <w:lastRenderedPageBreak/>
        <w:t>SEMANA 5: Escenarios e Incertidumbre — Robustez sobre Optimalidad</w:t>
      </w:r>
    </w:p>
    <w:p w14:paraId="13AC57D9" w14:textId="77777777" w:rsidR="006C1A74" w:rsidRDefault="003D5ECC">
      <w:pPr>
        <w:spacing w:after="80"/>
      </w:pPr>
      <w:r>
        <w:rPr>
          <w:i/>
          <w:iCs/>
          <w:color w:val="2E8B8B"/>
        </w:rPr>
        <w:t>Caso ancla: Inversión en expansión de generación bajo escenarios de El Niño y transición energética</w:t>
      </w:r>
    </w:p>
    <w:p w14:paraId="13AC57DA" w14:textId="77777777" w:rsidR="006C1A74" w:rsidRDefault="003D5ECC">
      <w:pPr>
        <w:spacing w:before="60" w:after="120"/>
      </w:pPr>
      <w:r>
        <w:rPr>
          <w:color w:val="333333"/>
        </w:rPr>
        <w:t>Semana bisagra. Se pasa de "¿cómo se comporta el sistema?" a "¿qué decidir cuando el futuro es radicalmente incierto?". Se introduce la distinción entre riesgo (probabilidades conocidas) e incertidumbre profunda (los expertos ni siquiera acuerdan las distribuciones). En lugar de la maquinaria formal de RDM/PRIM/</w:t>
      </w:r>
      <w:proofErr w:type="spellStart"/>
      <w:r>
        <w:rPr>
          <w:color w:val="333333"/>
        </w:rPr>
        <w:t>Rhodium</w:t>
      </w:r>
      <w:proofErr w:type="spellEnd"/>
      <w:r>
        <w:rPr>
          <w:color w:val="333333"/>
        </w:rPr>
        <w:t xml:space="preserve"> — herramientas de investigación — se enseña el enfoque que efectivamente usan </w:t>
      </w:r>
      <w:proofErr w:type="spellStart"/>
      <w:r>
        <w:rPr>
          <w:color w:val="333333"/>
        </w:rPr>
        <w:t>utilities</w:t>
      </w:r>
      <w:proofErr w:type="spellEnd"/>
      <w:r>
        <w:rPr>
          <w:color w:val="333333"/>
        </w:rPr>
        <w:t xml:space="preserve"> y reguladores: construcción de escenarios cualitativamente distintos, evaluación de estrategias bajo cada escenario, y selección de la estrategia más robusta (la que funciona "suficientemente bien" en muchos futuros, no la "óptima" en uno solo).</w:t>
      </w:r>
    </w:p>
    <w:p w14:paraId="13AC57DB" w14:textId="77777777" w:rsidR="006C1A74" w:rsidRDefault="003D5ECC">
      <w:pPr>
        <w:spacing w:before="200" w:after="80"/>
      </w:pPr>
      <w:r>
        <w:rPr>
          <w:b/>
          <w:bCs/>
          <w:color w:val="2E8B8B"/>
          <w:sz w:val="23"/>
          <w:szCs w:val="23"/>
        </w:rPr>
        <w:t>Bloque Autónomo — 10 horas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9"/>
        <w:gridCol w:w="4808"/>
        <w:gridCol w:w="986"/>
        <w:gridCol w:w="1217"/>
      </w:tblGrid>
      <w:tr w:rsidR="006C1A74" w14:paraId="13AC57E0" w14:textId="77777777" w:rsidTr="13EAF9A5">
        <w:tc>
          <w:tcPr>
            <w:tcW w:w="2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DC" w14:textId="77777777" w:rsidR="006C1A74" w:rsidRDefault="003D5ECC">
            <w:pPr>
              <w:spacing w:before="40" w:after="40"/>
              <w:jc w:val="center"/>
            </w:pPr>
            <w:r>
              <w:rPr>
                <w:b/>
                <w:bCs/>
                <w:color w:val="FFFFFF"/>
                <w:sz w:val="20"/>
                <w:szCs w:val="20"/>
              </w:rPr>
              <w:t>Actividad</w:t>
            </w:r>
          </w:p>
        </w:tc>
        <w:tc>
          <w:tcPr>
            <w:tcW w:w="49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DD" w14:textId="77777777" w:rsidR="006C1A74" w:rsidRDefault="003D5ECC">
            <w:pPr>
              <w:spacing w:before="40" w:after="40"/>
              <w:jc w:val="center"/>
            </w:pPr>
            <w:r>
              <w:rPr>
                <w:b/>
                <w:bCs/>
                <w:color w:val="FFFFFF"/>
                <w:sz w:val="20"/>
                <w:szCs w:val="20"/>
              </w:rPr>
              <w:t>Descripción</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DE" w14:textId="77777777" w:rsidR="006C1A74" w:rsidRDefault="003D5ECC">
            <w:pPr>
              <w:spacing w:before="40" w:after="40"/>
              <w:jc w:val="center"/>
            </w:pPr>
            <w:r>
              <w:rPr>
                <w:b/>
                <w:bCs/>
                <w:color w:val="FFFFFF"/>
                <w:sz w:val="20"/>
                <w:szCs w:val="20"/>
              </w:rPr>
              <w:t>Horas</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7DF" w14:textId="77777777" w:rsidR="006C1A74" w:rsidRDefault="003D5ECC">
            <w:pPr>
              <w:spacing w:before="40" w:after="40"/>
              <w:jc w:val="center"/>
            </w:pPr>
            <w:r>
              <w:rPr>
                <w:b/>
                <w:bCs/>
                <w:color w:val="FFFFFF"/>
                <w:sz w:val="20"/>
                <w:szCs w:val="20"/>
              </w:rPr>
              <w:t>Entrega</w:t>
            </w:r>
          </w:p>
        </w:tc>
      </w:tr>
      <w:tr w:rsidR="006C1A74" w14:paraId="13AC57E5" w14:textId="77777777" w:rsidTr="13EAF9A5">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E1" w14:textId="77777777" w:rsidR="006C1A74" w:rsidRDefault="003D5ECC">
            <w:pPr>
              <w:spacing w:before="30" w:after="30"/>
            </w:pPr>
            <w:r>
              <w:rPr>
                <w:b/>
                <w:bCs/>
                <w:color w:val="333333"/>
                <w:sz w:val="20"/>
                <w:szCs w:val="20"/>
              </w:rPr>
              <w:t>Video-lecciones</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E2" w14:textId="77777777" w:rsidR="006C1A74" w:rsidRDefault="003D5ECC">
            <w:pPr>
              <w:spacing w:before="30" w:after="30"/>
            </w:pPr>
            <w:r>
              <w:rPr>
                <w:color w:val="333333"/>
                <w:sz w:val="20"/>
                <w:szCs w:val="20"/>
              </w:rPr>
              <w:t>5.1 Riesgo vs. incertidumbre profunda: por qué la distribución de probabilidad no siempre existe (12 min). 5.2 Análisis de escenarios en la práctica: cómo lo hacen McKinsey, Shell, IRENA y UPME (15 min). 5.3 Robustez &gt; optimalidad: el cambio de paradigma (12 min). 5.4 De la sensibilidad al escenario: construir futuros cualitativamente distintos (10 min).</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E3" w14:textId="77777777" w:rsidR="006C1A74" w:rsidRDefault="003D5ECC">
            <w:pPr>
              <w:spacing w:before="30" w:after="30"/>
              <w:jc w:val="center"/>
            </w:pPr>
            <w:r>
              <w:rPr>
                <w:color w:val="333333"/>
                <w:sz w:val="20"/>
                <w:szCs w:val="20"/>
              </w:rPr>
              <w:t>2.5</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E4" w14:textId="77777777" w:rsidR="006C1A74" w:rsidRDefault="003D5ECC">
            <w:pPr>
              <w:spacing w:before="30" w:after="30"/>
            </w:pPr>
            <w:proofErr w:type="spellStart"/>
            <w:r>
              <w:rPr>
                <w:color w:val="333333"/>
                <w:sz w:val="20"/>
                <w:szCs w:val="20"/>
              </w:rPr>
              <w:t>Quizzes</w:t>
            </w:r>
            <w:proofErr w:type="spellEnd"/>
          </w:p>
        </w:tc>
      </w:tr>
      <w:tr w:rsidR="006C1A74" w14:paraId="13AC57EA" w14:textId="77777777" w:rsidTr="13EAF9A5">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7E6" w14:textId="77777777" w:rsidR="006C1A74" w:rsidRDefault="003D5ECC">
            <w:pPr>
              <w:spacing w:before="30" w:after="30"/>
            </w:pPr>
            <w:r>
              <w:rPr>
                <w:b/>
                <w:bCs/>
                <w:color w:val="333333"/>
                <w:sz w:val="20"/>
                <w:szCs w:val="20"/>
              </w:rPr>
              <w:t>Lectura dirigida</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7E7" w14:textId="77777777" w:rsidR="006C1A74" w:rsidRDefault="003D5ECC">
            <w:pPr>
              <w:spacing w:before="30" w:after="30"/>
            </w:pPr>
            <w:r>
              <w:rPr>
                <w:color w:val="333333"/>
                <w:sz w:val="20"/>
                <w:szCs w:val="20"/>
              </w:rPr>
              <w:t xml:space="preserve">Farmer et al. (2019) sobre </w:t>
            </w:r>
            <w:proofErr w:type="spellStart"/>
            <w:r>
              <w:rPr>
                <w:color w:val="333333"/>
                <w:sz w:val="20"/>
                <w:szCs w:val="20"/>
              </w:rPr>
              <w:t>intervention</w:t>
            </w:r>
            <w:proofErr w:type="spellEnd"/>
            <w:r>
              <w:rPr>
                <w:color w:val="333333"/>
                <w:sz w:val="20"/>
                <w:szCs w:val="20"/>
              </w:rPr>
              <w:t xml:space="preserve"> </w:t>
            </w:r>
            <w:proofErr w:type="spellStart"/>
            <w:r>
              <w:rPr>
                <w:color w:val="333333"/>
                <w:sz w:val="20"/>
                <w:szCs w:val="20"/>
              </w:rPr>
              <w:t>points</w:t>
            </w:r>
            <w:proofErr w:type="spellEnd"/>
            <w:r>
              <w:rPr>
                <w:color w:val="333333"/>
                <w:sz w:val="20"/>
                <w:szCs w:val="20"/>
              </w:rPr>
              <w:t xml:space="preserve"> en la transición post-carbono (resumen). Ley 2099 de 2021 (guía de lectura).</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7E8" w14:textId="77777777" w:rsidR="006C1A74" w:rsidRDefault="003D5ECC">
            <w:pPr>
              <w:spacing w:before="30" w:after="30"/>
              <w:jc w:val="center"/>
            </w:pPr>
            <w:r>
              <w:rPr>
                <w:color w:val="333333"/>
                <w:sz w:val="20"/>
                <w:szCs w:val="20"/>
              </w:rPr>
              <w:t>1.5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7E9" w14:textId="77777777" w:rsidR="006C1A74" w:rsidRDefault="003D5ECC">
            <w:pPr>
              <w:spacing w:before="30" w:after="30"/>
            </w:pPr>
            <w:r>
              <w:rPr>
                <w:color w:val="333333"/>
                <w:sz w:val="20"/>
                <w:szCs w:val="20"/>
              </w:rPr>
              <w:t>Antes de foro</w:t>
            </w:r>
          </w:p>
        </w:tc>
      </w:tr>
      <w:tr w:rsidR="006C1A74" w14:paraId="13AC57EF" w14:textId="77777777" w:rsidTr="13EAF9A5">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EB" w14:textId="77777777" w:rsidR="006C1A74" w:rsidRDefault="003D5ECC">
            <w:pPr>
              <w:spacing w:before="30" w:after="30"/>
            </w:pPr>
            <w:proofErr w:type="spellStart"/>
            <w:r>
              <w:rPr>
                <w:b/>
                <w:bCs/>
                <w:color w:val="333333"/>
                <w:sz w:val="20"/>
                <w:szCs w:val="20"/>
              </w:rPr>
              <w:t>Lab</w:t>
            </w:r>
            <w:proofErr w:type="spellEnd"/>
            <w:r>
              <w:rPr>
                <w:b/>
                <w:bCs/>
                <w:color w:val="333333"/>
                <w:sz w:val="20"/>
                <w:szCs w:val="20"/>
              </w:rPr>
              <w:t xml:space="preserve"> 2: Análisis de escenarios</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EC" w14:textId="77777777" w:rsidR="006C1A74" w:rsidRDefault="003D5ECC">
            <w:pPr>
              <w:spacing w:before="30" w:after="30"/>
            </w:pPr>
            <w:r>
              <w:rPr>
                <w:color w:val="333333"/>
                <w:sz w:val="20"/>
                <w:szCs w:val="20"/>
              </w:rPr>
              <w:t xml:space="preserve">Notebook Python: problema de expansión de generación (hidro vs. solar vs. térmica). Definir 4 escenarios cualitativamente distintos (no solo variaciones paramétricas). Evaluar 3 estrategias de inversión bajo cada escenario. Calcular </w:t>
            </w:r>
            <w:proofErr w:type="spellStart"/>
            <w:r>
              <w:rPr>
                <w:color w:val="333333"/>
                <w:sz w:val="20"/>
                <w:szCs w:val="20"/>
              </w:rPr>
              <w:t>regret</w:t>
            </w:r>
            <w:proofErr w:type="spellEnd"/>
            <w:r>
              <w:rPr>
                <w:color w:val="333333"/>
                <w:sz w:val="20"/>
                <w:szCs w:val="20"/>
              </w:rPr>
              <w:t>. Identificar la estrategia más robusta.</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ED" w14:textId="77777777" w:rsidR="006C1A74" w:rsidRDefault="003D5ECC">
            <w:pPr>
              <w:spacing w:before="30" w:after="30"/>
              <w:jc w:val="center"/>
            </w:pPr>
            <w:r>
              <w:rPr>
                <w:color w:val="333333"/>
                <w:sz w:val="20"/>
                <w:szCs w:val="20"/>
              </w:rPr>
              <w:t>3.0</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EE" w14:textId="77777777" w:rsidR="006C1A74" w:rsidRDefault="003D5ECC">
            <w:pPr>
              <w:spacing w:before="30" w:after="30"/>
            </w:pPr>
            <w:r>
              <w:rPr>
                <w:color w:val="333333"/>
                <w:sz w:val="20"/>
                <w:szCs w:val="20"/>
              </w:rPr>
              <w:t>Notebook + informe</w:t>
            </w:r>
          </w:p>
        </w:tc>
      </w:tr>
      <w:tr w:rsidR="006C1A74" w14:paraId="13AC57F4" w14:textId="77777777" w:rsidTr="13EAF9A5">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7F0" w14:textId="77777777" w:rsidR="006C1A74" w:rsidRDefault="003D5ECC">
            <w:pPr>
              <w:spacing w:before="30" w:after="30"/>
            </w:pPr>
            <w:r>
              <w:rPr>
                <w:b/>
                <w:bCs/>
                <w:color w:val="333333"/>
                <w:sz w:val="20"/>
                <w:szCs w:val="20"/>
              </w:rPr>
              <w:t>Foro</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7F1" w14:textId="77777777" w:rsidR="006C1A74" w:rsidRDefault="003D5ECC">
            <w:pPr>
              <w:spacing w:before="30" w:after="30"/>
            </w:pPr>
            <w:r>
              <w:rPr>
                <w:color w:val="333333"/>
                <w:sz w:val="20"/>
                <w:szCs w:val="20"/>
              </w:rPr>
              <w:t>Identificar 2 mecanismos de la Ley 2099 y analizar consecuencias no previstas usando pensamiento sistémico. ¿Qué efectos de segundo orden pueden emerger?</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7F2" w14:textId="77777777" w:rsidR="006C1A74" w:rsidRDefault="003D5ECC">
            <w:pPr>
              <w:spacing w:before="30" w:after="30"/>
              <w:jc w:val="center"/>
            </w:pPr>
            <w:r>
              <w:rPr>
                <w:color w:val="333333"/>
                <w:sz w:val="20"/>
                <w:szCs w:val="20"/>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7F3" w14:textId="77777777" w:rsidR="006C1A74" w:rsidRDefault="003D5ECC">
            <w:pPr>
              <w:spacing w:before="30" w:after="30"/>
            </w:pPr>
            <w:r>
              <w:rPr>
                <w:color w:val="333333"/>
                <w:sz w:val="20"/>
                <w:szCs w:val="20"/>
              </w:rPr>
              <w:t>Post + comentarios</w:t>
            </w:r>
          </w:p>
        </w:tc>
      </w:tr>
      <w:tr w:rsidR="006C1A74" w14:paraId="13AC57F9" w14:textId="77777777" w:rsidTr="13EAF9A5">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F5" w14:textId="77777777" w:rsidR="006C1A74" w:rsidRDefault="003D5ECC">
            <w:pPr>
              <w:spacing w:before="30" w:after="30"/>
            </w:pPr>
            <w:r>
              <w:rPr>
                <w:b/>
                <w:bCs/>
                <w:color w:val="333333"/>
                <w:sz w:val="20"/>
                <w:szCs w:val="20"/>
              </w:rPr>
              <w:t>Proyecto: Avance 2</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F6" w14:textId="77777777" w:rsidR="006C1A74" w:rsidRDefault="003D5ECC">
            <w:pPr>
              <w:spacing w:before="30" w:after="30"/>
            </w:pPr>
            <w:r w:rsidRPr="13EAF9A5">
              <w:rPr>
                <w:color w:val="333333"/>
                <w:sz w:val="20"/>
                <w:szCs w:val="20"/>
              </w:rPr>
              <w:t>Mapa sistémico completo + modelo de</w:t>
            </w:r>
            <w:commentRangeStart w:id="50"/>
            <w:commentRangeStart w:id="51"/>
            <w:r w:rsidRPr="13EAF9A5">
              <w:rPr>
                <w:color w:val="333333"/>
                <w:sz w:val="20"/>
                <w:szCs w:val="20"/>
              </w:rPr>
              <w:t xml:space="preserve"> SD</w:t>
            </w:r>
            <w:commentRangeEnd w:id="50"/>
            <w:r w:rsidRPr="13EAF9A5">
              <w:rPr>
                <w:rStyle w:val="Refdecomentario"/>
                <w:color w:val="333333"/>
                <w:sz w:val="20"/>
                <w:szCs w:val="20"/>
              </w:rPr>
              <w:commentReference w:id="50"/>
            </w:r>
            <w:commentRangeEnd w:id="51"/>
            <w:r>
              <w:commentReference w:id="51"/>
            </w:r>
            <w:r w:rsidRPr="13EAF9A5">
              <w:rPr>
                <w:color w:val="333333"/>
                <w:sz w:val="20"/>
                <w:szCs w:val="20"/>
              </w:rPr>
              <w:t xml:space="preserve"> calibrado + definición de escenarios para el caso. Identificar las dimensiones de incertidumbre que más afectan al proyecto. 2,000 palabras + diagramas.</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F7" w14:textId="77777777" w:rsidR="006C1A74" w:rsidRDefault="003D5ECC">
            <w:pPr>
              <w:spacing w:before="30" w:after="30"/>
              <w:jc w:val="center"/>
            </w:pPr>
            <w:r>
              <w:rPr>
                <w:color w:val="333333"/>
                <w:sz w:val="20"/>
                <w:szCs w:val="20"/>
              </w:rPr>
              <w:t>2.0</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7F8" w14:textId="77777777" w:rsidR="006C1A74" w:rsidRDefault="003D5ECC">
            <w:pPr>
              <w:spacing w:before="30" w:after="30"/>
            </w:pPr>
            <w:r>
              <w:rPr>
                <w:color w:val="333333"/>
                <w:sz w:val="20"/>
                <w:szCs w:val="20"/>
              </w:rPr>
              <w:t>Avance 2</w:t>
            </w:r>
          </w:p>
        </w:tc>
      </w:tr>
      <w:tr w:rsidR="006C1A74" w14:paraId="13AC57FE" w14:textId="77777777" w:rsidTr="13EAF9A5">
        <w:tc>
          <w:tcPr>
            <w:tcW w:w="24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7FA" w14:textId="77777777" w:rsidR="006C1A74" w:rsidRDefault="003D5ECC">
            <w:pPr>
              <w:spacing w:before="30" w:after="30"/>
            </w:pPr>
            <w:proofErr w:type="gramStart"/>
            <w:r>
              <w:rPr>
                <w:b/>
                <w:bCs/>
                <w:color w:val="333333"/>
                <w:sz w:val="20"/>
                <w:szCs w:val="20"/>
              </w:rPr>
              <w:t>TOTAL</w:t>
            </w:r>
            <w:proofErr w:type="gramEnd"/>
            <w:r>
              <w:rPr>
                <w:b/>
                <w:bCs/>
                <w:color w:val="333333"/>
                <w:sz w:val="20"/>
                <w:szCs w:val="20"/>
              </w:rPr>
              <w:t xml:space="preserve"> AUTÓNOMO</w:t>
            </w:r>
          </w:p>
        </w:tc>
        <w:tc>
          <w:tcPr>
            <w:tcW w:w="496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7FB" w14:textId="77777777" w:rsidR="006C1A74" w:rsidRDefault="006C1A74">
            <w:pPr>
              <w:spacing w:before="30" w:after="30"/>
            </w:pPr>
          </w:p>
        </w:tc>
        <w:tc>
          <w:tcPr>
            <w:tcW w:w="10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7FC" w14:textId="77777777" w:rsidR="006C1A74" w:rsidRDefault="003D5ECC">
            <w:pPr>
              <w:spacing w:before="30" w:after="30"/>
              <w:jc w:val="center"/>
            </w:pPr>
            <w:r>
              <w:rPr>
                <w:b/>
                <w:bCs/>
                <w:color w:val="333333"/>
                <w:sz w:val="20"/>
                <w:szCs w:val="20"/>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7FD" w14:textId="77777777" w:rsidR="006C1A74" w:rsidRDefault="006C1A74">
            <w:pPr>
              <w:spacing w:before="30" w:after="30"/>
            </w:pPr>
          </w:p>
        </w:tc>
      </w:tr>
    </w:tbl>
    <w:p w14:paraId="13AC57FF" w14:textId="77777777" w:rsidR="006C1A74" w:rsidRDefault="003D5ECC">
      <w:pPr>
        <w:spacing w:before="200" w:after="80"/>
      </w:pPr>
      <w:r>
        <w:rPr>
          <w:b/>
          <w:bCs/>
          <w:color w:val="2E8B8B"/>
          <w:sz w:val="23"/>
          <w:szCs w:val="23"/>
        </w:rPr>
        <w:t>Sesión Sincrónica — 2 horas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000"/>
        <w:gridCol w:w="3460"/>
      </w:tblGrid>
      <w:tr w:rsidR="006C1A74" w14:paraId="13AC5804" w14:textId="77777777">
        <w:tc>
          <w:tcPr>
            <w:tcW w:w="15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00" w14:textId="77777777" w:rsidR="006C1A74" w:rsidRDefault="003D5ECC">
            <w:pPr>
              <w:spacing w:before="40" w:after="40"/>
              <w:jc w:val="center"/>
            </w:pPr>
            <w:r>
              <w:rPr>
                <w:b/>
                <w:bCs/>
                <w:color w:val="FFFFFF"/>
                <w:sz w:val="20"/>
                <w:szCs w:val="20"/>
              </w:rPr>
              <w:t>Momento</w:t>
            </w:r>
          </w:p>
        </w:tc>
        <w:tc>
          <w:tcPr>
            <w:tcW w:w="3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01" w14:textId="77777777" w:rsidR="006C1A74" w:rsidRDefault="003D5ECC">
            <w:pPr>
              <w:spacing w:before="40" w:after="40"/>
              <w:jc w:val="center"/>
            </w:pPr>
            <w:r>
              <w:rPr>
                <w:b/>
                <w:bCs/>
                <w:color w:val="FFFFFF"/>
                <w:sz w:val="20"/>
                <w:szCs w:val="20"/>
              </w:rPr>
              <w:t>Actividad</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02" w14:textId="77777777" w:rsidR="006C1A74" w:rsidRDefault="003D5ECC">
            <w:pPr>
              <w:spacing w:before="40" w:after="40"/>
              <w:jc w:val="center"/>
            </w:pPr>
            <w:r>
              <w:rPr>
                <w:b/>
                <w:bCs/>
                <w:color w:val="FFFFFF"/>
                <w:sz w:val="20"/>
                <w:szCs w:val="20"/>
              </w:rPr>
              <w:t>Duración</w:t>
            </w:r>
          </w:p>
        </w:tc>
        <w:tc>
          <w:tcPr>
            <w:tcW w:w="34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03" w14:textId="77777777" w:rsidR="006C1A74" w:rsidRDefault="003D5ECC">
            <w:pPr>
              <w:spacing w:before="40" w:after="40"/>
              <w:jc w:val="center"/>
            </w:pPr>
            <w:r>
              <w:rPr>
                <w:b/>
                <w:bCs/>
                <w:color w:val="FFFFFF"/>
                <w:sz w:val="20"/>
                <w:szCs w:val="20"/>
              </w:rPr>
              <w:t>Propósito</w:t>
            </w:r>
          </w:p>
        </w:tc>
      </w:tr>
      <w:tr w:rsidR="006C1A74" w14:paraId="13AC5809"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05" w14:textId="77777777" w:rsidR="006C1A74" w:rsidRDefault="003D5ECC">
            <w:pPr>
              <w:spacing w:before="30" w:after="30"/>
            </w:pPr>
            <w:r>
              <w:rPr>
                <w:b/>
                <w:bCs/>
                <w:color w:val="333333"/>
                <w:sz w:val="20"/>
                <w:szCs w:val="20"/>
              </w:rPr>
              <w:t>Apertura</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06" w14:textId="77777777" w:rsidR="006C1A74" w:rsidRDefault="003D5ECC">
            <w:pPr>
              <w:spacing w:before="30" w:after="30"/>
            </w:pPr>
            <w:r>
              <w:rPr>
                <w:color w:val="333333"/>
                <w:sz w:val="20"/>
                <w:szCs w:val="20"/>
              </w:rPr>
              <w:t>Dudas sobre escenarios vs. sensibilidad paramétrica. ¿Cuál es la diferencia?</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07" w14:textId="77777777" w:rsidR="006C1A74" w:rsidRDefault="003D5ECC">
            <w:pPr>
              <w:spacing w:before="30" w:after="30"/>
              <w:jc w:val="center"/>
            </w:pPr>
            <w:r>
              <w:rPr>
                <w:color w:val="333333"/>
                <w:sz w:val="20"/>
                <w:szCs w:val="20"/>
              </w:rPr>
              <w:t>15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08" w14:textId="77777777" w:rsidR="006C1A74" w:rsidRDefault="003D5ECC">
            <w:pPr>
              <w:spacing w:before="30" w:after="30"/>
            </w:pPr>
            <w:r>
              <w:rPr>
                <w:color w:val="333333"/>
                <w:sz w:val="20"/>
                <w:szCs w:val="20"/>
              </w:rPr>
              <w:t>Clarificar concepto clave.</w:t>
            </w:r>
          </w:p>
        </w:tc>
      </w:tr>
      <w:tr w:rsidR="006C1A74" w14:paraId="13AC580E"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0A" w14:textId="77777777" w:rsidR="006C1A74" w:rsidRDefault="003D5ECC">
            <w:pPr>
              <w:spacing w:before="30" w:after="30"/>
            </w:pPr>
            <w:r>
              <w:rPr>
                <w:b/>
                <w:bCs/>
                <w:color w:val="333333"/>
                <w:sz w:val="20"/>
                <w:szCs w:val="20"/>
              </w:rPr>
              <w:lastRenderedPageBreak/>
              <w:t>Evaluación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0B" w14:textId="77777777" w:rsidR="006C1A74" w:rsidRDefault="003D5ECC">
            <w:pPr>
              <w:spacing w:before="30" w:after="30"/>
            </w:pPr>
            <w:r>
              <w:rPr>
                <w:color w:val="333333"/>
                <w:sz w:val="20"/>
                <w:szCs w:val="20"/>
              </w:rPr>
              <w:t xml:space="preserve">Todos los grupos presentan Avance 2 (5 min c/u). Segundo </w:t>
            </w:r>
            <w:proofErr w:type="spellStart"/>
            <w:r>
              <w:rPr>
                <w:color w:val="333333"/>
                <w:sz w:val="20"/>
                <w:szCs w:val="20"/>
              </w:rPr>
              <w:t>checkpoint</w:t>
            </w:r>
            <w:proofErr w:type="spellEnd"/>
            <w:r>
              <w:rPr>
                <w:color w:val="333333"/>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0C" w14:textId="77777777" w:rsidR="006C1A74" w:rsidRDefault="003D5ECC">
            <w:pPr>
              <w:spacing w:before="30" w:after="30"/>
              <w:jc w:val="center"/>
            </w:pPr>
            <w:r>
              <w:rPr>
                <w:color w:val="333333"/>
                <w:sz w:val="20"/>
                <w:szCs w:val="20"/>
              </w:rPr>
              <w:t>40 min</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0D" w14:textId="77777777" w:rsidR="006C1A74" w:rsidRDefault="003D5ECC">
            <w:pPr>
              <w:spacing w:before="30" w:after="30"/>
            </w:pPr>
            <w:r>
              <w:rPr>
                <w:color w:val="333333"/>
                <w:sz w:val="20"/>
                <w:szCs w:val="20"/>
              </w:rPr>
              <w:t>Retroalimentación directa.</w:t>
            </w:r>
          </w:p>
        </w:tc>
      </w:tr>
      <w:tr w:rsidR="006C1A74" w14:paraId="13AC5813"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0F" w14:textId="77777777" w:rsidR="006C1A74" w:rsidRDefault="003D5ECC">
            <w:pPr>
              <w:spacing w:before="30" w:after="30"/>
            </w:pPr>
            <w:r>
              <w:rPr>
                <w:b/>
                <w:bCs/>
                <w:color w:val="333333"/>
                <w:sz w:val="20"/>
                <w:szCs w:val="20"/>
              </w:rPr>
              <w:t>Discusión</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10" w14:textId="77777777" w:rsidR="006C1A74" w:rsidRDefault="003D5ECC">
            <w:pPr>
              <w:spacing w:before="30" w:after="30"/>
            </w:pPr>
            <w:r>
              <w:rPr>
                <w:color w:val="333333"/>
                <w:sz w:val="20"/>
                <w:szCs w:val="20"/>
              </w:rPr>
              <w:t xml:space="preserve">¿La estrategia "más barata en promedio" es la mejor recomendación para Colombia? Debate con datos del </w:t>
            </w:r>
            <w:proofErr w:type="spellStart"/>
            <w:r>
              <w:rPr>
                <w:color w:val="333333"/>
                <w:sz w:val="20"/>
                <w:szCs w:val="20"/>
              </w:rPr>
              <w:t>Lab</w:t>
            </w:r>
            <w:proofErr w:type="spellEnd"/>
            <w:r>
              <w:rPr>
                <w:color w:val="333333"/>
                <w:sz w:val="20"/>
                <w:szCs w:val="20"/>
              </w:rPr>
              <w:t xml:space="preserve"> 2.</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11" w14:textId="77777777" w:rsidR="006C1A74" w:rsidRDefault="003D5ECC">
            <w:pPr>
              <w:spacing w:before="30" w:after="30"/>
              <w:jc w:val="center"/>
            </w:pPr>
            <w:r>
              <w:rPr>
                <w:color w:val="333333"/>
                <w:sz w:val="20"/>
                <w:szCs w:val="20"/>
              </w:rPr>
              <w:t>25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12" w14:textId="77777777" w:rsidR="006C1A74" w:rsidRDefault="003D5ECC">
            <w:pPr>
              <w:spacing w:before="30" w:after="30"/>
            </w:pPr>
            <w:r>
              <w:rPr>
                <w:color w:val="333333"/>
                <w:sz w:val="20"/>
                <w:szCs w:val="20"/>
              </w:rPr>
              <w:t>Integrar concepto de robustez.</w:t>
            </w:r>
          </w:p>
        </w:tc>
      </w:tr>
      <w:tr w:rsidR="006C1A74" w14:paraId="13AC5818"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14" w14:textId="77777777" w:rsidR="006C1A74" w:rsidRDefault="003D5ECC">
            <w:pPr>
              <w:spacing w:before="30" w:after="30"/>
            </w:pPr>
            <w:r>
              <w:rPr>
                <w:b/>
                <w:bCs/>
                <w:color w:val="333333"/>
                <w:sz w:val="20"/>
                <w:szCs w:val="20"/>
              </w:rPr>
              <w:t>Ejercicio vivo</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15" w14:textId="77777777" w:rsidR="006C1A74" w:rsidRDefault="003D5ECC">
            <w:pPr>
              <w:spacing w:before="30" w:after="30"/>
            </w:pPr>
            <w:r>
              <w:rPr>
                <w:color w:val="333333"/>
                <w:sz w:val="20"/>
                <w:szCs w:val="20"/>
              </w:rPr>
              <w:t>Dado un diagrama sistémico de la Ley 2099: identificar 3 consecuencias no previstas. Individual, 12 min.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16" w14:textId="77777777" w:rsidR="006C1A74" w:rsidRDefault="003D5ECC">
            <w:pPr>
              <w:spacing w:before="30" w:after="30"/>
              <w:jc w:val="center"/>
            </w:pPr>
            <w:r>
              <w:rPr>
                <w:color w:val="333333"/>
                <w:sz w:val="20"/>
                <w:szCs w:val="20"/>
              </w:rPr>
              <w:t>25 min</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17" w14:textId="77777777" w:rsidR="006C1A74" w:rsidRDefault="003D5ECC">
            <w:pPr>
              <w:spacing w:before="30" w:after="30"/>
            </w:pPr>
            <w:r>
              <w:rPr>
                <w:color w:val="333333"/>
                <w:sz w:val="20"/>
                <w:szCs w:val="20"/>
              </w:rPr>
              <w:t>Pensamiento de orden superior.</w:t>
            </w:r>
          </w:p>
        </w:tc>
      </w:tr>
      <w:tr w:rsidR="006C1A74" w14:paraId="13AC581D"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19" w14:textId="77777777" w:rsidR="006C1A74" w:rsidRDefault="003D5ECC">
            <w:pPr>
              <w:spacing w:before="30" w:after="30"/>
            </w:pPr>
            <w:r>
              <w:rPr>
                <w:b/>
                <w:bCs/>
                <w:color w:val="333333"/>
                <w:sz w:val="20"/>
                <w:szCs w:val="20"/>
              </w:rPr>
              <w:t>Cierre</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1A" w14:textId="77777777" w:rsidR="006C1A74" w:rsidRDefault="003D5ECC">
            <w:pPr>
              <w:spacing w:before="30" w:after="30"/>
            </w:pPr>
            <w:r>
              <w:rPr>
                <w:color w:val="333333"/>
                <w:sz w:val="20"/>
                <w:szCs w:val="20"/>
              </w:rPr>
              <w:t>Introducción a la dimensión social: "el modelo no captura todo". Orientaciones semana 6.</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1B" w14:textId="77777777" w:rsidR="006C1A74" w:rsidRDefault="003D5ECC">
            <w:pPr>
              <w:spacing w:before="30" w:after="30"/>
              <w:jc w:val="center"/>
            </w:pPr>
            <w:r>
              <w:rPr>
                <w:color w:val="333333"/>
                <w:sz w:val="20"/>
                <w:szCs w:val="20"/>
              </w:rPr>
              <w:t>15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1C" w14:textId="77777777" w:rsidR="006C1A74" w:rsidRDefault="006C1A74">
            <w:pPr>
              <w:spacing w:before="30" w:after="30"/>
            </w:pPr>
          </w:p>
        </w:tc>
      </w:tr>
    </w:tbl>
    <w:p w14:paraId="13AC581E" w14:textId="77777777" w:rsidR="006C1A74" w:rsidRDefault="003D5ECC">
      <w:pPr>
        <w:spacing w:before="200" w:after="80"/>
      </w:pPr>
      <w:r>
        <w:rPr>
          <w:b/>
          <w:bCs/>
          <w:color w:val="2E8B8B"/>
          <w:sz w:val="23"/>
          <w:szCs w:val="23"/>
        </w:rPr>
        <w:t>Lecturas y Recursos</w:t>
      </w:r>
    </w:p>
    <w:p w14:paraId="13AC581F" w14:textId="77777777" w:rsidR="006C1A74" w:rsidRDefault="003D5ECC">
      <w:pPr>
        <w:spacing w:before="60" w:after="80"/>
      </w:pPr>
      <w:r w:rsidRPr="00904F4D">
        <w:rPr>
          <w:color w:val="333333"/>
          <w:lang w:val="en-US"/>
          <w:rPrChange w:id="52" w:author="Camilo Hernando Gomez Castro" w:date="2026-04-07T10:36:00Z">
            <w:rPr>
              <w:color w:val="333333"/>
            </w:rPr>
          </w:rPrChange>
        </w:rPr>
        <w:t xml:space="preserve">Sensitive intervention points in the post-carbon transition — Farmer et al., Science, 2019. </w:t>
      </w:r>
      <w:r>
        <w:rPr>
          <w:color w:val="333333"/>
        </w:rPr>
        <w:t xml:space="preserve">Ley 2099 de 2021. Colombia Energy </w:t>
      </w:r>
      <w:proofErr w:type="spellStart"/>
      <w:r>
        <w:rPr>
          <w:color w:val="333333"/>
        </w:rPr>
        <w:t>Policy</w:t>
      </w:r>
      <w:proofErr w:type="spellEnd"/>
      <w:r>
        <w:rPr>
          <w:color w:val="333333"/>
        </w:rPr>
        <w:t xml:space="preserve"> </w:t>
      </w:r>
      <w:proofErr w:type="spellStart"/>
      <w:r>
        <w:rPr>
          <w:color w:val="333333"/>
        </w:rPr>
        <w:t>Review</w:t>
      </w:r>
      <w:proofErr w:type="spellEnd"/>
      <w:r>
        <w:rPr>
          <w:color w:val="333333"/>
        </w:rPr>
        <w:t xml:space="preserve"> — IEA. Escenarios UPME. Recurso opcional: </w:t>
      </w:r>
      <w:proofErr w:type="spellStart"/>
      <w:r>
        <w:rPr>
          <w:color w:val="333333"/>
        </w:rPr>
        <w:t>Marchau</w:t>
      </w:r>
      <w:proofErr w:type="spellEnd"/>
      <w:r>
        <w:rPr>
          <w:color w:val="333333"/>
        </w:rPr>
        <w:t xml:space="preserve"> et al. (2019), </w:t>
      </w:r>
      <w:proofErr w:type="spellStart"/>
      <w:r>
        <w:rPr>
          <w:color w:val="333333"/>
        </w:rPr>
        <w:t>Decision</w:t>
      </w:r>
      <w:proofErr w:type="spellEnd"/>
      <w:r>
        <w:rPr>
          <w:color w:val="333333"/>
        </w:rPr>
        <w:t xml:space="preserve"> </w:t>
      </w:r>
      <w:proofErr w:type="spellStart"/>
      <w:r>
        <w:rPr>
          <w:color w:val="333333"/>
        </w:rPr>
        <w:t>Making</w:t>
      </w:r>
      <w:proofErr w:type="spellEnd"/>
      <w:r>
        <w:rPr>
          <w:color w:val="333333"/>
        </w:rPr>
        <w:t xml:space="preserve"> </w:t>
      </w:r>
      <w:proofErr w:type="spellStart"/>
      <w:r>
        <w:rPr>
          <w:color w:val="333333"/>
        </w:rPr>
        <w:t>under</w:t>
      </w:r>
      <w:proofErr w:type="spellEnd"/>
      <w:r>
        <w:rPr>
          <w:color w:val="333333"/>
        </w:rPr>
        <w:t xml:space="preserve"> Deep </w:t>
      </w:r>
      <w:proofErr w:type="spellStart"/>
      <w:r>
        <w:rPr>
          <w:color w:val="333333"/>
        </w:rPr>
        <w:t>Uncertainty</w:t>
      </w:r>
      <w:proofErr w:type="spellEnd"/>
      <w:r>
        <w:rPr>
          <w:color w:val="333333"/>
        </w:rPr>
        <w:t>, Cap. 1 (Open Access).</w:t>
      </w:r>
    </w:p>
    <w:p w14:paraId="13AC5820" w14:textId="77777777" w:rsidR="006C1A74" w:rsidRDefault="003D5ECC">
      <w:r>
        <w:br w:type="page"/>
      </w:r>
    </w:p>
    <w:p w14:paraId="13AC5821" w14:textId="3D4C9A2C" w:rsidR="006C1A74" w:rsidRDefault="003D5ECC">
      <w:pPr>
        <w:pStyle w:val="Ttulo2"/>
      </w:pPr>
      <w:r>
        <w:lastRenderedPageBreak/>
        <w:t>SEMANA 6:</w:t>
      </w:r>
      <w:r w:rsidR="65FD23C9">
        <w:t xml:space="preserve"> De los sistemas sociales a la norma.</w:t>
      </w:r>
      <w:r>
        <w:t xml:space="preserve"> Actores, Gobernanza y Justicia Energética</w:t>
      </w:r>
    </w:p>
    <w:p w14:paraId="13AC5822" w14:textId="77777777" w:rsidR="006C1A74" w:rsidRDefault="003D5ECC">
      <w:pPr>
        <w:spacing w:after="80"/>
      </w:pPr>
      <w:r>
        <w:rPr>
          <w:i/>
          <w:iCs/>
          <w:color w:val="2E8B8B"/>
        </w:rPr>
        <w:t>Caso ancla: Proyecto eólico en La Guajira — comunidades Wayuu, consulta previa y licencia social</w:t>
      </w:r>
    </w:p>
    <w:p w14:paraId="13AC5823" w14:textId="77777777" w:rsidR="006C1A74" w:rsidRDefault="003D5ECC">
      <w:pPr>
        <w:spacing w:before="60" w:after="120"/>
      </w:pPr>
      <w:r>
        <w:rPr>
          <w:color w:val="333333"/>
        </w:rPr>
        <w:t>Se amplía el análisis para incorporar lo que los modelos cuantitativos no capturan: actores con intereses en conflicto, gobernanza policéntrica, justicia energética y consulta previa. En Colombia, la licencia social es tan determinante para la viabilidad de un proyecto como su TIR financiera. Esta semana es deliberadamente cualitativa y experiencial: incluye un role-</w:t>
      </w:r>
      <w:proofErr w:type="spellStart"/>
      <w:r>
        <w:rPr>
          <w:color w:val="333333"/>
        </w:rPr>
        <w:t>play</w:t>
      </w:r>
      <w:proofErr w:type="spellEnd"/>
      <w:r>
        <w:rPr>
          <w:color w:val="333333"/>
        </w:rPr>
        <w:t xml:space="preserve"> de negociación </w:t>
      </w:r>
      <w:proofErr w:type="spellStart"/>
      <w:r>
        <w:rPr>
          <w:color w:val="333333"/>
        </w:rPr>
        <w:t>multi-actor</w:t>
      </w:r>
      <w:proofErr w:type="spellEnd"/>
      <w:r>
        <w:rPr>
          <w:color w:val="333333"/>
        </w:rPr>
        <w:t xml:space="preserve"> que se ejecuta en la sesión sincrónica. El objetivo es que el estudiante entienda que ningún análisis sistémico está completo si ignora a las personas.</w:t>
      </w:r>
    </w:p>
    <w:p w14:paraId="13AC5824" w14:textId="77777777" w:rsidR="006C1A74" w:rsidRDefault="003D5ECC">
      <w:pPr>
        <w:spacing w:before="200" w:after="80"/>
      </w:pPr>
      <w:r>
        <w:rPr>
          <w:b/>
          <w:bCs/>
          <w:color w:val="2E8B8B"/>
          <w:sz w:val="23"/>
          <w:szCs w:val="23"/>
        </w:rPr>
        <w:t>Bloque Autónomo — 10 horas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5"/>
        <w:gridCol w:w="4814"/>
        <w:gridCol w:w="984"/>
        <w:gridCol w:w="1217"/>
      </w:tblGrid>
      <w:tr w:rsidR="006C1A74" w14:paraId="13AC5829" w14:textId="77777777" w:rsidTr="2898CFD3">
        <w:tc>
          <w:tcPr>
            <w:tcW w:w="2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25" w14:textId="77777777" w:rsidR="006C1A74" w:rsidRDefault="003D5ECC">
            <w:pPr>
              <w:spacing w:before="40" w:after="40"/>
              <w:jc w:val="center"/>
            </w:pPr>
            <w:r>
              <w:rPr>
                <w:b/>
                <w:bCs/>
                <w:color w:val="FFFFFF"/>
                <w:sz w:val="20"/>
                <w:szCs w:val="20"/>
              </w:rPr>
              <w:t>Actividad</w:t>
            </w:r>
          </w:p>
        </w:tc>
        <w:tc>
          <w:tcPr>
            <w:tcW w:w="49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26" w14:textId="77777777" w:rsidR="006C1A74" w:rsidRDefault="003D5ECC">
            <w:pPr>
              <w:spacing w:before="40" w:after="40"/>
              <w:jc w:val="center"/>
            </w:pPr>
            <w:r>
              <w:rPr>
                <w:b/>
                <w:bCs/>
                <w:color w:val="FFFFFF"/>
                <w:sz w:val="20"/>
                <w:szCs w:val="20"/>
              </w:rPr>
              <w:t>Descripción</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27" w14:textId="77777777" w:rsidR="006C1A74" w:rsidRDefault="003D5ECC">
            <w:pPr>
              <w:spacing w:before="40" w:after="40"/>
              <w:jc w:val="center"/>
            </w:pPr>
            <w:r>
              <w:rPr>
                <w:b/>
                <w:bCs/>
                <w:color w:val="FFFFFF"/>
                <w:sz w:val="20"/>
                <w:szCs w:val="20"/>
              </w:rPr>
              <w:t>Horas</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28" w14:textId="77777777" w:rsidR="006C1A74" w:rsidRDefault="003D5ECC">
            <w:pPr>
              <w:spacing w:before="40" w:after="40"/>
              <w:jc w:val="center"/>
            </w:pPr>
            <w:r>
              <w:rPr>
                <w:b/>
                <w:bCs/>
                <w:color w:val="FFFFFF"/>
                <w:sz w:val="20"/>
                <w:szCs w:val="20"/>
              </w:rPr>
              <w:t>Entrega</w:t>
            </w:r>
          </w:p>
        </w:tc>
      </w:tr>
      <w:tr w:rsidR="006C1A74" w14:paraId="13AC582E" w14:textId="77777777" w:rsidTr="2898CFD3">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2A" w14:textId="77777777" w:rsidR="006C1A74" w:rsidRDefault="003D5ECC">
            <w:pPr>
              <w:spacing w:before="30" w:after="30"/>
            </w:pPr>
            <w:r>
              <w:rPr>
                <w:b/>
                <w:bCs/>
                <w:color w:val="333333"/>
                <w:sz w:val="20"/>
                <w:szCs w:val="20"/>
              </w:rPr>
              <w:t>Video-lecciones</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2B" w14:textId="251176FB" w:rsidR="006C1A74" w:rsidRDefault="003D5ECC">
            <w:pPr>
              <w:spacing w:before="30" w:after="30"/>
            </w:pPr>
            <w:r w:rsidRPr="2898CFD3">
              <w:rPr>
                <w:color w:val="333333"/>
                <w:sz w:val="20"/>
                <w:szCs w:val="20"/>
              </w:rPr>
              <w:t xml:space="preserve">6.1 </w:t>
            </w:r>
            <w:commentRangeStart w:id="53"/>
            <w:r w:rsidR="627EC6AF" w:rsidRPr="2898CFD3">
              <w:rPr>
                <w:color w:val="333333"/>
                <w:sz w:val="20"/>
                <w:szCs w:val="20"/>
              </w:rPr>
              <w:t>Sistemas Sociales (</w:t>
            </w:r>
            <w:r w:rsidR="61780B1D" w:rsidRPr="2898CFD3">
              <w:rPr>
                <w:color w:val="333333"/>
                <w:sz w:val="20"/>
                <w:szCs w:val="20"/>
              </w:rPr>
              <w:t>8</w:t>
            </w:r>
            <w:r w:rsidR="627EC6AF" w:rsidRPr="2898CFD3">
              <w:rPr>
                <w:color w:val="333333"/>
                <w:sz w:val="20"/>
                <w:szCs w:val="20"/>
              </w:rPr>
              <w:t xml:space="preserve"> min).</w:t>
            </w:r>
            <w:commentRangeEnd w:id="53"/>
            <w:r>
              <w:commentReference w:id="53"/>
            </w:r>
            <w:r w:rsidR="627EC6AF" w:rsidRPr="2898CFD3">
              <w:rPr>
                <w:color w:val="333333"/>
                <w:sz w:val="20"/>
                <w:szCs w:val="20"/>
              </w:rPr>
              <w:t xml:space="preserve"> </w:t>
            </w:r>
            <w:r w:rsidRPr="2898CFD3">
              <w:rPr>
                <w:color w:val="333333"/>
                <w:sz w:val="20"/>
                <w:szCs w:val="20"/>
              </w:rPr>
              <w:t>El proyecto energético como sistema socio-técnico (12 min). 6.2 Gobernanza policéntrica de Ostrom aplicada a energía (12 min). 6.3 Consulta previa como dinámica sistémica (10 min). 6.4 Las 3 dimensiones de justicia energética: distributiva, procedimental, de reconocimiento (10 min).</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2C" w14:textId="77777777" w:rsidR="006C1A74" w:rsidRDefault="003D5ECC">
            <w:pPr>
              <w:spacing w:before="30" w:after="30"/>
              <w:jc w:val="center"/>
            </w:pPr>
            <w:r>
              <w:rPr>
                <w:color w:val="333333"/>
                <w:sz w:val="20"/>
                <w:szCs w:val="20"/>
              </w:rPr>
              <w:t>2.5</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2D" w14:textId="77777777" w:rsidR="006C1A74" w:rsidRDefault="003D5ECC">
            <w:pPr>
              <w:spacing w:before="30" w:after="30"/>
            </w:pPr>
            <w:proofErr w:type="spellStart"/>
            <w:r>
              <w:rPr>
                <w:color w:val="333333"/>
                <w:sz w:val="20"/>
                <w:szCs w:val="20"/>
              </w:rPr>
              <w:t>Quizzes</w:t>
            </w:r>
            <w:proofErr w:type="spellEnd"/>
          </w:p>
        </w:tc>
      </w:tr>
      <w:tr w:rsidR="006C1A74" w14:paraId="13AC5833" w14:textId="77777777" w:rsidTr="2898CFD3">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82F" w14:textId="77777777" w:rsidR="006C1A74" w:rsidRDefault="003D5ECC">
            <w:pPr>
              <w:spacing w:before="30" w:after="30"/>
            </w:pPr>
            <w:r>
              <w:rPr>
                <w:b/>
                <w:bCs/>
                <w:color w:val="333333"/>
                <w:sz w:val="20"/>
                <w:szCs w:val="20"/>
              </w:rPr>
              <w:t>Lectura dirigida</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830" w14:textId="77777777" w:rsidR="006C1A74" w:rsidRDefault="003D5ECC">
            <w:pPr>
              <w:spacing w:before="30" w:after="30"/>
            </w:pPr>
            <w:proofErr w:type="spellStart"/>
            <w:r w:rsidRPr="00E50ACC">
              <w:rPr>
                <w:color w:val="333333"/>
                <w:sz w:val="20"/>
                <w:szCs w:val="20"/>
                <w:lang w:val="pt-BR"/>
              </w:rPr>
              <w:t>Ostrom</w:t>
            </w:r>
            <w:proofErr w:type="spellEnd"/>
            <w:r w:rsidRPr="00E50ACC">
              <w:rPr>
                <w:color w:val="333333"/>
                <w:sz w:val="20"/>
                <w:szCs w:val="20"/>
                <w:lang w:val="pt-BR"/>
              </w:rPr>
              <w:t xml:space="preserve">, </w:t>
            </w:r>
            <w:proofErr w:type="spellStart"/>
            <w:r w:rsidRPr="00E50ACC">
              <w:rPr>
                <w:color w:val="333333"/>
                <w:sz w:val="20"/>
                <w:szCs w:val="20"/>
                <w:lang w:val="pt-BR"/>
              </w:rPr>
              <w:t>Governing</w:t>
            </w:r>
            <w:proofErr w:type="spellEnd"/>
            <w:r w:rsidRPr="00E50ACC">
              <w:rPr>
                <w:color w:val="333333"/>
                <w:sz w:val="20"/>
                <w:szCs w:val="20"/>
                <w:lang w:val="pt-BR"/>
              </w:rPr>
              <w:t xml:space="preserve"> </w:t>
            </w:r>
            <w:proofErr w:type="spellStart"/>
            <w:r w:rsidRPr="00E50ACC">
              <w:rPr>
                <w:color w:val="333333"/>
                <w:sz w:val="20"/>
                <w:szCs w:val="20"/>
                <w:lang w:val="pt-BR"/>
              </w:rPr>
              <w:t>the</w:t>
            </w:r>
            <w:proofErr w:type="spellEnd"/>
            <w:r w:rsidRPr="00E50ACC">
              <w:rPr>
                <w:color w:val="333333"/>
                <w:sz w:val="20"/>
                <w:szCs w:val="20"/>
                <w:lang w:val="pt-BR"/>
              </w:rPr>
              <w:t xml:space="preserve"> Commons, Cap. 1 (</w:t>
            </w:r>
            <w:proofErr w:type="spellStart"/>
            <w:r w:rsidRPr="00E50ACC">
              <w:rPr>
                <w:color w:val="333333"/>
                <w:sz w:val="20"/>
                <w:szCs w:val="20"/>
                <w:lang w:val="pt-BR"/>
              </w:rPr>
              <w:t>resumen</w:t>
            </w:r>
            <w:proofErr w:type="spellEnd"/>
            <w:r w:rsidRPr="00E50ACC">
              <w:rPr>
                <w:color w:val="333333"/>
                <w:sz w:val="20"/>
                <w:szCs w:val="20"/>
                <w:lang w:val="pt-BR"/>
              </w:rPr>
              <w:t xml:space="preserve"> </w:t>
            </w:r>
            <w:proofErr w:type="spellStart"/>
            <w:r w:rsidRPr="00E50ACC">
              <w:rPr>
                <w:color w:val="333333"/>
                <w:sz w:val="20"/>
                <w:szCs w:val="20"/>
                <w:lang w:val="pt-BR"/>
              </w:rPr>
              <w:t>provisto</w:t>
            </w:r>
            <w:proofErr w:type="spellEnd"/>
            <w:r w:rsidRPr="00E50ACC">
              <w:rPr>
                <w:color w:val="333333"/>
                <w:sz w:val="20"/>
                <w:szCs w:val="20"/>
                <w:lang w:val="pt-BR"/>
              </w:rPr>
              <w:t xml:space="preserve">). </w:t>
            </w:r>
            <w:r>
              <w:rPr>
                <w:color w:val="333333"/>
                <w:sz w:val="20"/>
                <w:szCs w:val="20"/>
              </w:rPr>
              <w:t>Informe Contraloría sobre FNCER en La Guajira.</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831" w14:textId="77777777" w:rsidR="006C1A74" w:rsidRDefault="003D5ECC">
            <w:pPr>
              <w:spacing w:before="30" w:after="30"/>
              <w:jc w:val="center"/>
            </w:pPr>
            <w:r>
              <w:rPr>
                <w:color w:val="333333"/>
                <w:sz w:val="20"/>
                <w:szCs w:val="20"/>
              </w:rPr>
              <w:t>1.5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832" w14:textId="77777777" w:rsidR="006C1A74" w:rsidRDefault="003D5ECC">
            <w:pPr>
              <w:spacing w:before="30" w:after="30"/>
            </w:pPr>
            <w:r>
              <w:rPr>
                <w:color w:val="333333"/>
                <w:sz w:val="20"/>
                <w:szCs w:val="20"/>
              </w:rPr>
              <w:t>Antes de foro</w:t>
            </w:r>
          </w:p>
        </w:tc>
      </w:tr>
      <w:tr w:rsidR="006C1A74" w14:paraId="13AC5838" w14:textId="77777777" w:rsidTr="2898CFD3">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34" w14:textId="77777777" w:rsidR="006C1A74" w:rsidRDefault="003D5ECC">
            <w:pPr>
              <w:spacing w:before="30" w:after="30"/>
            </w:pPr>
            <w:r>
              <w:rPr>
                <w:b/>
                <w:bCs/>
                <w:color w:val="333333"/>
                <w:sz w:val="20"/>
                <w:szCs w:val="20"/>
              </w:rPr>
              <w:t>Preparación role-</w:t>
            </w:r>
            <w:proofErr w:type="spellStart"/>
            <w:r>
              <w:rPr>
                <w:b/>
                <w:bCs/>
                <w:color w:val="333333"/>
                <w:sz w:val="20"/>
                <w:szCs w:val="20"/>
              </w:rPr>
              <w:t>play</w:t>
            </w:r>
            <w:proofErr w:type="spellEnd"/>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35" w14:textId="77777777" w:rsidR="006C1A74" w:rsidRDefault="003D5ECC">
            <w:pPr>
              <w:spacing w:before="30" w:after="30"/>
            </w:pPr>
            <w:r>
              <w:rPr>
                <w:color w:val="333333"/>
                <w:sz w:val="20"/>
                <w:szCs w:val="20"/>
              </w:rPr>
              <w:t>Cada estudiante recibe un rol (desarrollador, líder Wayuu, regulador CREG, autoridad ambiental ANLA). Prepara su posición, intereses y estrategia de negociación.</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36" w14:textId="77777777" w:rsidR="006C1A74" w:rsidRDefault="003D5ECC">
            <w:pPr>
              <w:spacing w:before="30" w:after="30"/>
              <w:jc w:val="center"/>
            </w:pPr>
            <w:r>
              <w:rPr>
                <w:color w:val="333333"/>
                <w:sz w:val="20"/>
                <w:szCs w:val="20"/>
              </w:rPr>
              <w:t>2.0</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37" w14:textId="77777777" w:rsidR="006C1A74" w:rsidRDefault="003D5ECC">
            <w:pPr>
              <w:spacing w:before="30" w:after="30"/>
            </w:pPr>
            <w:r>
              <w:rPr>
                <w:color w:val="333333"/>
                <w:sz w:val="20"/>
                <w:szCs w:val="20"/>
              </w:rPr>
              <w:t>Ficha de rol</w:t>
            </w:r>
          </w:p>
        </w:tc>
      </w:tr>
      <w:tr w:rsidR="006C1A74" w14:paraId="13AC583D" w14:textId="77777777" w:rsidTr="2898CFD3">
        <w:tc>
          <w:tcPr>
            <w:tcW w:w="24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839" w14:textId="77777777" w:rsidR="006C1A74" w:rsidRDefault="003D5ECC">
            <w:pPr>
              <w:spacing w:before="30" w:after="30"/>
            </w:pPr>
            <w:r>
              <w:rPr>
                <w:b/>
                <w:bCs/>
                <w:color w:val="333333"/>
                <w:sz w:val="20"/>
                <w:szCs w:val="20"/>
              </w:rPr>
              <w:t>Foro</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83A" w14:textId="77777777" w:rsidR="006C1A74" w:rsidRDefault="003D5ECC">
            <w:pPr>
              <w:spacing w:before="30" w:after="30"/>
            </w:pPr>
            <w:r>
              <w:rPr>
                <w:color w:val="333333"/>
                <w:sz w:val="20"/>
                <w:szCs w:val="20"/>
              </w:rPr>
              <w:t>¿La transición energética colombiana está siendo justa? Analizar usando las 3 dimensiones de justicia energética.</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83B" w14:textId="77777777" w:rsidR="006C1A74" w:rsidRDefault="003D5ECC">
            <w:pPr>
              <w:spacing w:before="30" w:after="30"/>
              <w:jc w:val="center"/>
            </w:pPr>
            <w:r>
              <w:rPr>
                <w:color w:val="333333"/>
                <w:sz w:val="20"/>
                <w:szCs w:val="20"/>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AC583C" w14:textId="77777777" w:rsidR="006C1A74" w:rsidRDefault="003D5ECC">
            <w:pPr>
              <w:spacing w:before="30" w:after="30"/>
            </w:pPr>
            <w:r>
              <w:rPr>
                <w:color w:val="333333"/>
                <w:sz w:val="20"/>
                <w:szCs w:val="20"/>
              </w:rPr>
              <w:t>Post + comentarios</w:t>
            </w:r>
          </w:p>
        </w:tc>
      </w:tr>
      <w:tr w:rsidR="006C1A74" w14:paraId="13AC5842" w14:textId="77777777" w:rsidTr="2898CFD3">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3E" w14:textId="77777777" w:rsidR="006C1A74" w:rsidRDefault="003D5ECC">
            <w:pPr>
              <w:spacing w:before="30" w:after="30"/>
            </w:pPr>
            <w:r>
              <w:rPr>
                <w:b/>
                <w:bCs/>
                <w:color w:val="333333"/>
                <w:sz w:val="20"/>
                <w:szCs w:val="20"/>
              </w:rPr>
              <w:t>Proyecto integrador</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3F" w14:textId="77777777" w:rsidR="006C1A74" w:rsidRDefault="003D5ECC">
            <w:pPr>
              <w:spacing w:before="30" w:after="30"/>
            </w:pPr>
            <w:r>
              <w:rPr>
                <w:color w:val="333333"/>
                <w:sz w:val="20"/>
                <w:szCs w:val="20"/>
              </w:rPr>
              <w:t>Integrar dimensión social al análisis del caso: mapa de actores, análisis de gobernanza, dinámicas de conflicto/</w:t>
            </w:r>
            <w:proofErr w:type="gramStart"/>
            <w:r>
              <w:rPr>
                <w:color w:val="333333"/>
                <w:sz w:val="20"/>
                <w:szCs w:val="20"/>
              </w:rPr>
              <w:t>cooperación relevantes</w:t>
            </w:r>
            <w:proofErr w:type="gramEnd"/>
            <w:r>
              <w:rPr>
                <w:color w:val="333333"/>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40" w14:textId="77777777" w:rsidR="006C1A74" w:rsidRDefault="003D5ECC">
            <w:pPr>
              <w:spacing w:before="30" w:after="30"/>
              <w:jc w:val="center"/>
            </w:pPr>
            <w:r>
              <w:rPr>
                <w:color w:val="333333"/>
                <w:sz w:val="20"/>
                <w:szCs w:val="20"/>
              </w:rPr>
              <w:t>3.0</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41" w14:textId="77777777" w:rsidR="006C1A74" w:rsidRDefault="003D5ECC">
            <w:pPr>
              <w:spacing w:before="30" w:after="30"/>
            </w:pPr>
            <w:r>
              <w:rPr>
                <w:color w:val="333333"/>
                <w:sz w:val="20"/>
                <w:szCs w:val="20"/>
              </w:rPr>
              <w:t>Sección social borrador</w:t>
            </w:r>
          </w:p>
        </w:tc>
      </w:tr>
      <w:tr w:rsidR="006C1A74" w14:paraId="13AC5847" w14:textId="77777777" w:rsidTr="2898CFD3">
        <w:tc>
          <w:tcPr>
            <w:tcW w:w="24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843" w14:textId="77777777" w:rsidR="006C1A74" w:rsidRDefault="003D5ECC">
            <w:pPr>
              <w:spacing w:before="30" w:after="30"/>
            </w:pPr>
            <w:proofErr w:type="gramStart"/>
            <w:r>
              <w:rPr>
                <w:b/>
                <w:bCs/>
                <w:color w:val="333333"/>
                <w:sz w:val="20"/>
                <w:szCs w:val="20"/>
              </w:rPr>
              <w:t>TOTAL</w:t>
            </w:r>
            <w:proofErr w:type="gramEnd"/>
            <w:r>
              <w:rPr>
                <w:b/>
                <w:bCs/>
                <w:color w:val="333333"/>
                <w:sz w:val="20"/>
                <w:szCs w:val="20"/>
              </w:rPr>
              <w:t xml:space="preserve"> AUTÓNOMO</w:t>
            </w:r>
          </w:p>
        </w:tc>
        <w:tc>
          <w:tcPr>
            <w:tcW w:w="496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844" w14:textId="77777777" w:rsidR="006C1A74" w:rsidRDefault="006C1A74">
            <w:pPr>
              <w:spacing w:before="30" w:after="30"/>
            </w:pPr>
          </w:p>
        </w:tc>
        <w:tc>
          <w:tcPr>
            <w:tcW w:w="10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845" w14:textId="77777777" w:rsidR="006C1A74" w:rsidRDefault="003D5ECC">
            <w:pPr>
              <w:spacing w:before="30" w:after="30"/>
              <w:jc w:val="center"/>
            </w:pPr>
            <w:r>
              <w:rPr>
                <w:b/>
                <w:bCs/>
                <w:color w:val="333333"/>
                <w:sz w:val="20"/>
                <w:szCs w:val="20"/>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846" w14:textId="77777777" w:rsidR="006C1A74" w:rsidRDefault="006C1A74">
            <w:pPr>
              <w:spacing w:before="30" w:after="30"/>
            </w:pPr>
          </w:p>
        </w:tc>
      </w:tr>
    </w:tbl>
    <w:p w14:paraId="13AC5848" w14:textId="77777777" w:rsidR="006C1A74" w:rsidRDefault="003D5ECC">
      <w:pPr>
        <w:spacing w:before="200" w:after="80"/>
      </w:pPr>
      <w:r>
        <w:rPr>
          <w:b/>
          <w:bCs/>
          <w:color w:val="2E8B8B"/>
          <w:sz w:val="23"/>
          <w:szCs w:val="23"/>
        </w:rPr>
        <w:t>Sesión Sincrónica — 2 horas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000"/>
        <w:gridCol w:w="3460"/>
      </w:tblGrid>
      <w:tr w:rsidR="006C1A74" w14:paraId="13AC584D" w14:textId="77777777">
        <w:tc>
          <w:tcPr>
            <w:tcW w:w="15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49" w14:textId="77777777" w:rsidR="006C1A74" w:rsidRDefault="003D5ECC">
            <w:pPr>
              <w:spacing w:before="40" w:after="40"/>
              <w:jc w:val="center"/>
            </w:pPr>
            <w:r>
              <w:rPr>
                <w:b/>
                <w:bCs/>
                <w:color w:val="FFFFFF"/>
                <w:sz w:val="20"/>
                <w:szCs w:val="20"/>
              </w:rPr>
              <w:t>Momento</w:t>
            </w:r>
          </w:p>
        </w:tc>
        <w:tc>
          <w:tcPr>
            <w:tcW w:w="3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4A" w14:textId="77777777" w:rsidR="006C1A74" w:rsidRDefault="003D5ECC">
            <w:pPr>
              <w:spacing w:before="40" w:after="40"/>
              <w:jc w:val="center"/>
            </w:pPr>
            <w:r>
              <w:rPr>
                <w:b/>
                <w:bCs/>
                <w:color w:val="FFFFFF"/>
                <w:sz w:val="20"/>
                <w:szCs w:val="20"/>
              </w:rPr>
              <w:t>Actividad</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4B" w14:textId="77777777" w:rsidR="006C1A74" w:rsidRDefault="003D5ECC">
            <w:pPr>
              <w:spacing w:before="40" w:after="40"/>
              <w:jc w:val="center"/>
            </w:pPr>
            <w:r>
              <w:rPr>
                <w:b/>
                <w:bCs/>
                <w:color w:val="FFFFFF"/>
                <w:sz w:val="20"/>
                <w:szCs w:val="20"/>
              </w:rPr>
              <w:t>Duración</w:t>
            </w:r>
          </w:p>
        </w:tc>
        <w:tc>
          <w:tcPr>
            <w:tcW w:w="34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4C" w14:textId="77777777" w:rsidR="006C1A74" w:rsidRDefault="003D5ECC">
            <w:pPr>
              <w:spacing w:before="40" w:after="40"/>
              <w:jc w:val="center"/>
            </w:pPr>
            <w:r>
              <w:rPr>
                <w:b/>
                <w:bCs/>
                <w:color w:val="FFFFFF"/>
                <w:sz w:val="20"/>
                <w:szCs w:val="20"/>
              </w:rPr>
              <w:t>Propósito</w:t>
            </w:r>
          </w:p>
        </w:tc>
      </w:tr>
      <w:tr w:rsidR="006C1A74" w14:paraId="13AC5852"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4E" w14:textId="77777777" w:rsidR="006C1A74" w:rsidRDefault="003D5ECC">
            <w:pPr>
              <w:spacing w:before="30" w:after="30"/>
            </w:pPr>
            <w:r>
              <w:rPr>
                <w:b/>
                <w:bCs/>
                <w:color w:val="333333"/>
                <w:sz w:val="20"/>
                <w:szCs w:val="20"/>
              </w:rPr>
              <w:t>Apertura</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4F" w14:textId="77777777" w:rsidR="006C1A74" w:rsidRDefault="003D5ECC">
            <w:pPr>
              <w:spacing w:before="30" w:after="30"/>
            </w:pPr>
            <w:r>
              <w:rPr>
                <w:color w:val="333333"/>
                <w:sz w:val="20"/>
                <w:szCs w:val="20"/>
              </w:rPr>
              <w:t>Contexto del role-</w:t>
            </w:r>
            <w:proofErr w:type="spellStart"/>
            <w:r>
              <w:rPr>
                <w:color w:val="333333"/>
                <w:sz w:val="20"/>
                <w:szCs w:val="20"/>
              </w:rPr>
              <w:t>play</w:t>
            </w:r>
            <w:proofErr w:type="spellEnd"/>
            <w:r>
              <w:rPr>
                <w:color w:val="333333"/>
                <w:sz w:val="20"/>
                <w:szCs w:val="20"/>
              </w:rPr>
              <w:t>: socialización de proyecto eólico en La Guajira. Reglas de juego.</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50" w14:textId="77777777" w:rsidR="006C1A74" w:rsidRDefault="003D5ECC">
            <w:pPr>
              <w:spacing w:before="30" w:after="30"/>
              <w:jc w:val="center"/>
            </w:pPr>
            <w:r>
              <w:rPr>
                <w:color w:val="333333"/>
                <w:sz w:val="20"/>
                <w:szCs w:val="20"/>
              </w:rPr>
              <w:t>10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51" w14:textId="77777777" w:rsidR="006C1A74" w:rsidRDefault="003D5ECC">
            <w:pPr>
              <w:spacing w:before="30" w:after="30"/>
            </w:pPr>
            <w:r>
              <w:rPr>
                <w:color w:val="333333"/>
                <w:sz w:val="20"/>
                <w:szCs w:val="20"/>
              </w:rPr>
              <w:t>Enmarcar la simulación.</w:t>
            </w:r>
          </w:p>
        </w:tc>
      </w:tr>
      <w:tr w:rsidR="006C1A74" w14:paraId="13AC5857"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53" w14:textId="77777777" w:rsidR="006C1A74" w:rsidRDefault="003D5ECC">
            <w:pPr>
              <w:spacing w:before="30" w:after="30"/>
            </w:pPr>
            <w:r>
              <w:rPr>
                <w:b/>
                <w:bCs/>
                <w:color w:val="333333"/>
                <w:sz w:val="20"/>
                <w:szCs w:val="20"/>
              </w:rPr>
              <w:t>Role-</w:t>
            </w:r>
            <w:proofErr w:type="spellStart"/>
            <w:r>
              <w:rPr>
                <w:b/>
                <w:bCs/>
                <w:color w:val="333333"/>
                <w:sz w:val="20"/>
                <w:szCs w:val="20"/>
              </w:rPr>
              <w:t>play</w:t>
            </w:r>
            <w:proofErr w:type="spellEnd"/>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54" w14:textId="77777777" w:rsidR="006C1A74" w:rsidRDefault="003D5ECC">
            <w:pPr>
              <w:spacing w:before="30" w:after="30"/>
            </w:pPr>
            <w:r>
              <w:rPr>
                <w:color w:val="333333"/>
                <w:sz w:val="20"/>
                <w:szCs w:val="20"/>
              </w:rPr>
              <w:t xml:space="preserve">Negociación </w:t>
            </w:r>
            <w:proofErr w:type="spellStart"/>
            <w:r>
              <w:rPr>
                <w:color w:val="333333"/>
                <w:sz w:val="20"/>
                <w:szCs w:val="20"/>
              </w:rPr>
              <w:t>multi-actor</w:t>
            </w:r>
            <w:proofErr w:type="spellEnd"/>
            <w:r>
              <w:rPr>
                <w:color w:val="333333"/>
                <w:sz w:val="20"/>
                <w:szCs w:val="20"/>
              </w:rPr>
              <w:t xml:space="preserve"> con 4 mesas simultáneas. Profesor observa y toma notas.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55" w14:textId="77777777" w:rsidR="006C1A74" w:rsidRDefault="003D5ECC">
            <w:pPr>
              <w:spacing w:before="30" w:after="30"/>
              <w:jc w:val="center"/>
            </w:pPr>
            <w:r>
              <w:rPr>
                <w:color w:val="333333"/>
                <w:sz w:val="20"/>
                <w:szCs w:val="20"/>
              </w:rPr>
              <w:t>35 min</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56" w14:textId="77777777" w:rsidR="006C1A74" w:rsidRDefault="003D5ECC">
            <w:pPr>
              <w:spacing w:before="30" w:after="30"/>
            </w:pPr>
            <w:r>
              <w:rPr>
                <w:color w:val="333333"/>
                <w:sz w:val="20"/>
                <w:szCs w:val="20"/>
              </w:rPr>
              <w:t>Evaluación experiencial.</w:t>
            </w:r>
          </w:p>
        </w:tc>
      </w:tr>
      <w:tr w:rsidR="006C1A74" w14:paraId="13AC585C"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58" w14:textId="77777777" w:rsidR="006C1A74" w:rsidRDefault="003D5ECC">
            <w:pPr>
              <w:spacing w:before="30" w:after="30"/>
            </w:pPr>
            <w:proofErr w:type="spellStart"/>
            <w:r>
              <w:rPr>
                <w:b/>
                <w:bCs/>
                <w:color w:val="333333"/>
                <w:sz w:val="20"/>
                <w:szCs w:val="20"/>
              </w:rPr>
              <w:lastRenderedPageBreak/>
              <w:t>Debrief</w:t>
            </w:r>
            <w:proofErr w:type="spellEnd"/>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59" w14:textId="77777777" w:rsidR="006C1A74" w:rsidRDefault="003D5ECC">
            <w:pPr>
              <w:spacing w:before="30" w:after="30"/>
            </w:pPr>
            <w:r>
              <w:rPr>
                <w:color w:val="333333"/>
                <w:sz w:val="20"/>
                <w:szCs w:val="20"/>
              </w:rPr>
              <w:t>¿Qué dinámicas emergieron? ¿Se replicó lo que ocurre en la realidad? Conexión con Ostrom y con el pensamiento sistémico.</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5A" w14:textId="77777777" w:rsidR="006C1A74" w:rsidRDefault="003D5ECC">
            <w:pPr>
              <w:spacing w:before="30" w:after="30"/>
              <w:jc w:val="center"/>
            </w:pPr>
            <w:r>
              <w:rPr>
                <w:color w:val="333333"/>
                <w:sz w:val="20"/>
                <w:szCs w:val="20"/>
              </w:rPr>
              <w:t>25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5B" w14:textId="77777777" w:rsidR="006C1A74" w:rsidRDefault="003D5ECC">
            <w:pPr>
              <w:spacing w:before="30" w:after="30"/>
            </w:pPr>
            <w:r>
              <w:rPr>
                <w:color w:val="333333"/>
                <w:sz w:val="20"/>
                <w:szCs w:val="20"/>
              </w:rPr>
              <w:t>Extraer lecciones sistémicas de la experiencia.</w:t>
            </w:r>
          </w:p>
        </w:tc>
      </w:tr>
      <w:tr w:rsidR="006C1A74" w14:paraId="13AC5861"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5D" w14:textId="77777777" w:rsidR="006C1A74" w:rsidRDefault="003D5ECC">
            <w:pPr>
              <w:spacing w:before="30" w:after="30"/>
            </w:pPr>
            <w:r>
              <w:rPr>
                <w:b/>
                <w:bCs/>
                <w:color w:val="333333"/>
                <w:sz w:val="20"/>
                <w:szCs w:val="20"/>
              </w:rPr>
              <w:t>Discusión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5E" w14:textId="77777777" w:rsidR="006C1A74" w:rsidRDefault="003D5ECC">
            <w:pPr>
              <w:spacing w:before="30" w:after="30"/>
            </w:pPr>
            <w:r>
              <w:rPr>
                <w:color w:val="333333"/>
                <w:sz w:val="20"/>
                <w:szCs w:val="20"/>
              </w:rPr>
              <w:t>¿Cómo integrar lo social en el análisis de su proyecto? Cada grupo comparte su enfoque.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5F" w14:textId="77777777" w:rsidR="006C1A74" w:rsidRDefault="003D5ECC">
            <w:pPr>
              <w:spacing w:before="30" w:after="30"/>
              <w:jc w:val="center"/>
            </w:pPr>
            <w:r>
              <w:rPr>
                <w:color w:val="333333"/>
                <w:sz w:val="20"/>
                <w:szCs w:val="20"/>
              </w:rPr>
              <w:t>25 min</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60" w14:textId="77777777" w:rsidR="006C1A74" w:rsidRDefault="003D5ECC">
            <w:pPr>
              <w:spacing w:before="30" w:after="30"/>
            </w:pPr>
            <w:r>
              <w:rPr>
                <w:color w:val="333333"/>
                <w:sz w:val="20"/>
                <w:szCs w:val="20"/>
              </w:rPr>
              <w:t>Orientar integración para el informe final.</w:t>
            </w:r>
          </w:p>
        </w:tc>
      </w:tr>
      <w:tr w:rsidR="006C1A74" w14:paraId="13AC5866"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62" w14:textId="77777777" w:rsidR="006C1A74" w:rsidRDefault="003D5ECC">
            <w:pPr>
              <w:spacing w:before="30" w:after="30"/>
            </w:pPr>
            <w:r>
              <w:rPr>
                <w:b/>
                <w:bCs/>
                <w:color w:val="333333"/>
                <w:sz w:val="20"/>
                <w:szCs w:val="20"/>
              </w:rPr>
              <w:t>Cierre</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63" w14:textId="77777777" w:rsidR="006C1A74" w:rsidRDefault="003D5ECC">
            <w:pPr>
              <w:spacing w:before="30" w:after="30"/>
            </w:pPr>
            <w:r>
              <w:rPr>
                <w:color w:val="333333"/>
                <w:sz w:val="20"/>
                <w:szCs w:val="20"/>
              </w:rPr>
              <w:t>Orientaciones para semana 7: integración y preparación del informe final.</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64" w14:textId="77777777" w:rsidR="006C1A74" w:rsidRDefault="003D5ECC">
            <w:pPr>
              <w:spacing w:before="30" w:after="30"/>
              <w:jc w:val="center"/>
            </w:pPr>
            <w:r>
              <w:rPr>
                <w:color w:val="333333"/>
                <w:sz w:val="20"/>
                <w:szCs w:val="20"/>
              </w:rPr>
              <w:t>15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65" w14:textId="77777777" w:rsidR="006C1A74" w:rsidRDefault="006C1A74">
            <w:pPr>
              <w:spacing w:before="30" w:after="30"/>
            </w:pPr>
          </w:p>
        </w:tc>
      </w:tr>
    </w:tbl>
    <w:p w14:paraId="13AC5867" w14:textId="77777777" w:rsidR="006C1A74" w:rsidRDefault="003D5ECC">
      <w:pPr>
        <w:spacing w:before="200" w:after="80"/>
      </w:pPr>
      <w:r>
        <w:rPr>
          <w:b/>
          <w:bCs/>
          <w:color w:val="2E8B8B"/>
          <w:sz w:val="23"/>
          <w:szCs w:val="23"/>
        </w:rPr>
        <w:t>Lecturas y Recursos</w:t>
      </w:r>
    </w:p>
    <w:p w14:paraId="13AC5868" w14:textId="77777777" w:rsidR="006C1A74" w:rsidRDefault="003D5ECC">
      <w:pPr>
        <w:spacing w:before="60" w:after="80"/>
      </w:pPr>
      <w:proofErr w:type="spellStart"/>
      <w:r w:rsidRPr="00E50ACC">
        <w:rPr>
          <w:color w:val="333333"/>
          <w:lang w:val="pt-BR"/>
        </w:rPr>
        <w:t>Governing</w:t>
      </w:r>
      <w:proofErr w:type="spellEnd"/>
      <w:r w:rsidRPr="00E50ACC">
        <w:rPr>
          <w:color w:val="333333"/>
          <w:lang w:val="pt-BR"/>
        </w:rPr>
        <w:t xml:space="preserve"> </w:t>
      </w:r>
      <w:proofErr w:type="spellStart"/>
      <w:r w:rsidRPr="00E50ACC">
        <w:rPr>
          <w:color w:val="333333"/>
          <w:lang w:val="pt-BR"/>
        </w:rPr>
        <w:t>the</w:t>
      </w:r>
      <w:proofErr w:type="spellEnd"/>
      <w:r w:rsidRPr="00E50ACC">
        <w:rPr>
          <w:color w:val="333333"/>
          <w:lang w:val="pt-BR"/>
        </w:rPr>
        <w:t xml:space="preserve"> Commons (Cap. 1) — </w:t>
      </w:r>
      <w:proofErr w:type="spellStart"/>
      <w:r w:rsidRPr="00E50ACC">
        <w:rPr>
          <w:color w:val="333333"/>
          <w:lang w:val="pt-BR"/>
        </w:rPr>
        <w:t>Elinor</w:t>
      </w:r>
      <w:proofErr w:type="spellEnd"/>
      <w:r w:rsidRPr="00E50ACC">
        <w:rPr>
          <w:color w:val="333333"/>
          <w:lang w:val="pt-BR"/>
        </w:rPr>
        <w:t xml:space="preserve"> </w:t>
      </w:r>
      <w:proofErr w:type="spellStart"/>
      <w:r w:rsidRPr="00E50ACC">
        <w:rPr>
          <w:color w:val="333333"/>
          <w:lang w:val="pt-BR"/>
        </w:rPr>
        <w:t>Ostrom</w:t>
      </w:r>
      <w:proofErr w:type="spellEnd"/>
      <w:r w:rsidRPr="00E50ACC">
        <w:rPr>
          <w:color w:val="333333"/>
          <w:lang w:val="pt-BR"/>
        </w:rPr>
        <w:t xml:space="preserve">. </w:t>
      </w:r>
      <w:r>
        <w:rPr>
          <w:color w:val="333333"/>
        </w:rPr>
        <w:t xml:space="preserve">Evaluación de proyectos FNCER en La Guajira — Contraloría General. </w:t>
      </w:r>
      <w:r w:rsidRPr="00904F4D">
        <w:rPr>
          <w:color w:val="333333"/>
          <w:lang w:val="en-US"/>
          <w:rPrChange w:id="54" w:author="Camilo Hernando Gomez Castro" w:date="2026-04-07T10:36:00Z">
            <w:rPr>
              <w:color w:val="333333"/>
            </w:rPr>
          </w:rPrChange>
        </w:rPr>
        <w:t xml:space="preserve">New frontiers for energy justice — </w:t>
      </w:r>
      <w:proofErr w:type="spellStart"/>
      <w:r w:rsidRPr="00904F4D">
        <w:rPr>
          <w:color w:val="333333"/>
          <w:lang w:val="en-US"/>
          <w:rPrChange w:id="55" w:author="Camilo Hernando Gomez Castro" w:date="2026-04-07T10:36:00Z">
            <w:rPr>
              <w:color w:val="333333"/>
            </w:rPr>
          </w:rPrChange>
        </w:rPr>
        <w:t>Sovacool</w:t>
      </w:r>
      <w:proofErr w:type="spellEnd"/>
      <w:r w:rsidRPr="00904F4D">
        <w:rPr>
          <w:color w:val="333333"/>
          <w:lang w:val="en-US"/>
          <w:rPrChange w:id="56" w:author="Camilo Hernando Gomez Castro" w:date="2026-04-07T10:36:00Z">
            <w:rPr>
              <w:color w:val="333333"/>
            </w:rPr>
          </w:rPrChange>
        </w:rPr>
        <w:t xml:space="preserve"> et al., Energy Policy, 2017. </w:t>
      </w:r>
      <w:r>
        <w:rPr>
          <w:color w:val="333333"/>
        </w:rPr>
        <w:t>Marco normativo de consulta previa — Ministerio del Interior.</w:t>
      </w:r>
    </w:p>
    <w:p w14:paraId="13AC5869" w14:textId="77777777" w:rsidR="006C1A74" w:rsidRDefault="003D5ECC">
      <w:r>
        <w:br w:type="page"/>
      </w:r>
    </w:p>
    <w:p w14:paraId="13AC586A" w14:textId="77777777" w:rsidR="006C1A74" w:rsidRDefault="003D5ECC">
      <w:pPr>
        <w:pStyle w:val="Ttulo2"/>
      </w:pPr>
      <w:r>
        <w:lastRenderedPageBreak/>
        <w:t>SEMANA 7: Integración y Recomendaciones Estratégicas</w:t>
      </w:r>
    </w:p>
    <w:p w14:paraId="13AC586B" w14:textId="77777777" w:rsidR="006C1A74" w:rsidRDefault="003D5ECC">
      <w:pPr>
        <w:spacing w:after="80"/>
      </w:pPr>
      <w:r>
        <w:rPr>
          <w:i/>
          <w:iCs/>
          <w:color w:val="2E8B8B"/>
        </w:rPr>
        <w:t>Semana taller — no se introduce contenido nuevo</w:t>
      </w:r>
    </w:p>
    <w:p w14:paraId="13AC586C" w14:textId="77777777" w:rsidR="006C1A74" w:rsidRDefault="003D5ECC">
      <w:pPr>
        <w:spacing w:before="60" w:after="120"/>
      </w:pPr>
      <w:r>
        <w:rPr>
          <w:color w:val="333333"/>
        </w:rPr>
        <w:t>Semana de consolidación dedicada a integrar todas las capas del análisis (CLD, modelo de SD, escenarios, dimensión social) en un informe de consultoría sistémica coherente. El estudiante transita de "analista" a "consultor": debe traducir hallazgos complejos en recomendaciones estratégicas accionables para un tomador de decisiones específico. Las sesiones se centran en retroalimentación profunda al proyecto.</w:t>
      </w:r>
    </w:p>
    <w:p w14:paraId="13AC586D" w14:textId="77777777" w:rsidR="006C1A74" w:rsidRDefault="003D5ECC">
      <w:pPr>
        <w:spacing w:before="200" w:after="80"/>
      </w:pPr>
      <w:r>
        <w:rPr>
          <w:b/>
          <w:bCs/>
          <w:color w:val="2E8B8B"/>
          <w:sz w:val="23"/>
          <w:szCs w:val="23"/>
        </w:rPr>
        <w:t>Bloque Autónomo — 10 horas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960"/>
        <w:gridCol w:w="1000"/>
        <w:gridCol w:w="1000"/>
      </w:tblGrid>
      <w:tr w:rsidR="006C1A74" w14:paraId="13AC5872" w14:textId="77777777">
        <w:tc>
          <w:tcPr>
            <w:tcW w:w="2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6E" w14:textId="77777777" w:rsidR="006C1A74" w:rsidRDefault="003D5ECC">
            <w:pPr>
              <w:spacing w:before="40" w:after="40"/>
              <w:jc w:val="center"/>
            </w:pPr>
            <w:r>
              <w:rPr>
                <w:b/>
                <w:bCs/>
                <w:color w:val="FFFFFF"/>
                <w:sz w:val="20"/>
                <w:szCs w:val="20"/>
              </w:rPr>
              <w:t>Actividad</w:t>
            </w:r>
          </w:p>
        </w:tc>
        <w:tc>
          <w:tcPr>
            <w:tcW w:w="49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6F" w14:textId="77777777" w:rsidR="006C1A74" w:rsidRDefault="003D5ECC">
            <w:pPr>
              <w:spacing w:before="40" w:after="40"/>
              <w:jc w:val="center"/>
            </w:pPr>
            <w:r>
              <w:rPr>
                <w:b/>
                <w:bCs/>
                <w:color w:val="FFFFFF"/>
                <w:sz w:val="20"/>
                <w:szCs w:val="20"/>
              </w:rPr>
              <w:t>Descripción</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70" w14:textId="77777777" w:rsidR="006C1A74" w:rsidRDefault="003D5ECC">
            <w:pPr>
              <w:spacing w:before="40" w:after="40"/>
              <w:jc w:val="center"/>
            </w:pPr>
            <w:r>
              <w:rPr>
                <w:b/>
                <w:bCs/>
                <w:color w:val="FFFFFF"/>
                <w:sz w:val="20"/>
                <w:szCs w:val="20"/>
              </w:rPr>
              <w:t>Horas</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71" w14:textId="77777777" w:rsidR="006C1A74" w:rsidRDefault="003D5ECC">
            <w:pPr>
              <w:spacing w:before="40" w:after="40"/>
              <w:jc w:val="center"/>
            </w:pPr>
            <w:r>
              <w:rPr>
                <w:b/>
                <w:bCs/>
                <w:color w:val="FFFFFF"/>
                <w:sz w:val="20"/>
                <w:szCs w:val="20"/>
              </w:rPr>
              <w:t>Entrega</w:t>
            </w:r>
          </w:p>
        </w:tc>
      </w:tr>
      <w:tr w:rsidR="006C1A74" w14:paraId="13AC5877"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73" w14:textId="77777777" w:rsidR="006C1A74" w:rsidRDefault="003D5ECC">
            <w:pPr>
              <w:spacing w:before="30" w:after="30"/>
            </w:pPr>
            <w:r>
              <w:rPr>
                <w:b/>
                <w:bCs/>
                <w:color w:val="333333"/>
                <w:sz w:val="20"/>
                <w:szCs w:val="20"/>
              </w:rPr>
              <w:t>Video-lecciones</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74" w14:textId="77777777" w:rsidR="006C1A74" w:rsidRDefault="003D5ECC">
            <w:pPr>
              <w:spacing w:before="30" w:after="30"/>
            </w:pPr>
            <w:r>
              <w:rPr>
                <w:color w:val="333333"/>
                <w:sz w:val="20"/>
                <w:szCs w:val="20"/>
              </w:rPr>
              <w:t>7.1 Marco integrado de análisis sistémico: de los datos a la recomendación (15 min). 7.2 Comunicando complejidad a audiencias no técnicas (12 min).</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75" w14:textId="77777777" w:rsidR="006C1A74" w:rsidRDefault="003D5ECC">
            <w:pPr>
              <w:spacing w:before="30" w:after="30"/>
              <w:jc w:val="center"/>
            </w:pPr>
            <w:r>
              <w:rPr>
                <w:color w:val="333333"/>
                <w:sz w:val="20"/>
                <w:szCs w:val="20"/>
              </w:rPr>
              <w:t>1.5</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76" w14:textId="77777777" w:rsidR="006C1A74" w:rsidRDefault="003D5ECC">
            <w:pPr>
              <w:spacing w:before="30" w:after="30"/>
            </w:pPr>
            <w:r>
              <w:rPr>
                <w:color w:val="333333"/>
                <w:sz w:val="20"/>
                <w:szCs w:val="20"/>
              </w:rPr>
              <w:t>Quiz</w:t>
            </w:r>
          </w:p>
        </w:tc>
      </w:tr>
      <w:tr w:rsidR="006C1A74" w14:paraId="13AC587C"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78" w14:textId="77777777" w:rsidR="006C1A74" w:rsidRDefault="003D5ECC">
            <w:pPr>
              <w:spacing w:before="30" w:after="30"/>
            </w:pPr>
            <w:r>
              <w:rPr>
                <w:b/>
                <w:bCs/>
                <w:color w:val="333333"/>
                <w:sz w:val="20"/>
                <w:szCs w:val="20"/>
              </w:rPr>
              <w:t>Lectura dirigida</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79" w14:textId="77777777" w:rsidR="006C1A74" w:rsidRPr="00904F4D" w:rsidRDefault="003D5ECC">
            <w:pPr>
              <w:spacing w:before="30" w:after="30"/>
              <w:rPr>
                <w:lang w:val="en-US"/>
                <w:rPrChange w:id="57" w:author="Camilo Hernando Gomez Castro" w:date="2026-04-07T10:36:00Z">
                  <w:rPr/>
                </w:rPrChange>
              </w:rPr>
            </w:pPr>
            <w:r w:rsidRPr="00904F4D">
              <w:rPr>
                <w:color w:val="333333"/>
                <w:sz w:val="20"/>
                <w:szCs w:val="20"/>
                <w:lang w:val="en-US"/>
                <w:rPrChange w:id="58" w:author="Camilo Hernando Gomez Castro" w:date="2026-04-07T10:36:00Z">
                  <w:rPr>
                    <w:color w:val="333333"/>
                    <w:sz w:val="20"/>
                    <w:szCs w:val="20"/>
                  </w:rPr>
                </w:rPrChange>
              </w:rPr>
              <w:t xml:space="preserve">Page, The Model Thinker, </w:t>
            </w:r>
            <w:proofErr w:type="spellStart"/>
            <w:r w:rsidRPr="00904F4D">
              <w:rPr>
                <w:color w:val="333333"/>
                <w:sz w:val="20"/>
                <w:szCs w:val="20"/>
                <w:lang w:val="en-US"/>
                <w:rPrChange w:id="59" w:author="Camilo Hernando Gomez Castro" w:date="2026-04-07T10:36:00Z">
                  <w:rPr>
                    <w:color w:val="333333"/>
                    <w:sz w:val="20"/>
                    <w:szCs w:val="20"/>
                  </w:rPr>
                </w:rPrChange>
              </w:rPr>
              <w:t>capítulo</w:t>
            </w:r>
            <w:proofErr w:type="spellEnd"/>
            <w:r w:rsidRPr="00904F4D">
              <w:rPr>
                <w:color w:val="333333"/>
                <w:sz w:val="20"/>
                <w:szCs w:val="20"/>
                <w:lang w:val="en-US"/>
                <w:rPrChange w:id="60" w:author="Camilo Hernando Gomez Castro" w:date="2026-04-07T10:36:00Z">
                  <w:rPr>
                    <w:color w:val="333333"/>
                    <w:sz w:val="20"/>
                    <w:szCs w:val="20"/>
                  </w:rPr>
                </w:rPrChange>
              </w:rPr>
              <w:t xml:space="preserve"> </w:t>
            </w:r>
            <w:proofErr w:type="spellStart"/>
            <w:r w:rsidRPr="00904F4D">
              <w:rPr>
                <w:color w:val="333333"/>
                <w:sz w:val="20"/>
                <w:szCs w:val="20"/>
                <w:lang w:val="en-US"/>
                <w:rPrChange w:id="61" w:author="Camilo Hernando Gomez Castro" w:date="2026-04-07T10:36:00Z">
                  <w:rPr>
                    <w:color w:val="333333"/>
                    <w:sz w:val="20"/>
                    <w:szCs w:val="20"/>
                  </w:rPr>
                </w:rPrChange>
              </w:rPr>
              <w:t>sobre</w:t>
            </w:r>
            <w:proofErr w:type="spellEnd"/>
            <w:r w:rsidRPr="00904F4D">
              <w:rPr>
                <w:color w:val="333333"/>
                <w:sz w:val="20"/>
                <w:szCs w:val="20"/>
                <w:lang w:val="en-US"/>
                <w:rPrChange w:id="62" w:author="Camilo Hernando Gomez Castro" w:date="2026-04-07T10:36:00Z">
                  <w:rPr>
                    <w:color w:val="333333"/>
                    <w:sz w:val="20"/>
                    <w:szCs w:val="20"/>
                  </w:rPr>
                </w:rPrChange>
              </w:rPr>
              <w:t xml:space="preserve"> many-model thinking (</w:t>
            </w:r>
            <w:proofErr w:type="spellStart"/>
            <w:r w:rsidRPr="00904F4D">
              <w:rPr>
                <w:color w:val="333333"/>
                <w:sz w:val="20"/>
                <w:szCs w:val="20"/>
                <w:lang w:val="en-US"/>
                <w:rPrChange w:id="63" w:author="Camilo Hernando Gomez Castro" w:date="2026-04-07T10:36:00Z">
                  <w:rPr>
                    <w:color w:val="333333"/>
                    <w:sz w:val="20"/>
                    <w:szCs w:val="20"/>
                  </w:rPr>
                </w:rPrChange>
              </w:rPr>
              <w:t>resumen</w:t>
            </w:r>
            <w:proofErr w:type="spellEnd"/>
            <w:r w:rsidRPr="00904F4D">
              <w:rPr>
                <w:color w:val="333333"/>
                <w:sz w:val="20"/>
                <w:szCs w:val="20"/>
                <w:lang w:val="en-US"/>
                <w:rPrChange w:id="64" w:author="Camilo Hernando Gomez Castro" w:date="2026-04-07T10:36:00Z">
                  <w:rPr>
                    <w:color w:val="333333"/>
                    <w:sz w:val="20"/>
                    <w:szCs w:val="20"/>
                  </w:rPr>
                </w:rPrChange>
              </w:rPr>
              <w: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7A" w14:textId="77777777" w:rsidR="006C1A74" w:rsidRDefault="003D5ECC">
            <w:pPr>
              <w:spacing w:before="30" w:after="30"/>
              <w:jc w:val="center"/>
            </w:pPr>
            <w:r>
              <w:rPr>
                <w:color w:val="333333"/>
                <w:sz w:val="20"/>
                <w:szCs w:val="20"/>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7B" w14:textId="77777777" w:rsidR="006C1A74" w:rsidRDefault="003D5ECC">
            <w:pPr>
              <w:spacing w:before="30" w:after="30"/>
            </w:pPr>
            <w:r>
              <w:rPr>
                <w:color w:val="333333"/>
                <w:sz w:val="20"/>
                <w:szCs w:val="20"/>
              </w:rPr>
              <w:t>—</w:t>
            </w:r>
          </w:p>
        </w:tc>
      </w:tr>
      <w:tr w:rsidR="006C1A74" w14:paraId="13AC5881"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7D" w14:textId="77777777" w:rsidR="006C1A74" w:rsidRDefault="003D5ECC">
            <w:pPr>
              <w:spacing w:before="30" w:after="30"/>
            </w:pPr>
            <w:r>
              <w:rPr>
                <w:b/>
                <w:bCs/>
                <w:color w:val="333333"/>
                <w:sz w:val="20"/>
                <w:szCs w:val="20"/>
              </w:rPr>
              <w:t>Proyecto: Avance 3</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7E" w14:textId="77777777" w:rsidR="006C1A74" w:rsidRDefault="003D5ECC">
            <w:pPr>
              <w:spacing w:before="30" w:after="30"/>
            </w:pPr>
            <w:r>
              <w:rPr>
                <w:color w:val="333333"/>
                <w:sz w:val="20"/>
                <w:szCs w:val="20"/>
              </w:rPr>
              <w:t>Integración completa: CLD final + modelo SD + escenarios + dimensión social + recomendaciones preliminares. 2,500 palabras + diagramas.</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7F" w14:textId="77777777" w:rsidR="006C1A74" w:rsidRDefault="003D5ECC">
            <w:pPr>
              <w:spacing w:before="30" w:after="30"/>
              <w:jc w:val="center"/>
            </w:pPr>
            <w:r>
              <w:rPr>
                <w:color w:val="333333"/>
                <w:sz w:val="20"/>
                <w:szCs w:val="20"/>
              </w:rPr>
              <w:t>4.5</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80" w14:textId="77777777" w:rsidR="006C1A74" w:rsidRDefault="003D5ECC">
            <w:pPr>
              <w:spacing w:before="30" w:after="30"/>
            </w:pPr>
            <w:r>
              <w:rPr>
                <w:color w:val="333333"/>
                <w:sz w:val="20"/>
                <w:szCs w:val="20"/>
              </w:rPr>
              <w:t>Avance 3</w:t>
            </w:r>
          </w:p>
        </w:tc>
      </w:tr>
      <w:tr w:rsidR="006C1A74" w14:paraId="13AC5886"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82" w14:textId="77777777" w:rsidR="006C1A74" w:rsidRDefault="003D5ECC">
            <w:pPr>
              <w:spacing w:before="30" w:after="30"/>
            </w:pPr>
            <w:r>
              <w:rPr>
                <w:b/>
                <w:bCs/>
                <w:color w:val="333333"/>
                <w:sz w:val="20"/>
                <w:szCs w:val="20"/>
              </w:rPr>
              <w:t xml:space="preserve">Foro: Peer </w:t>
            </w:r>
            <w:proofErr w:type="spellStart"/>
            <w:r>
              <w:rPr>
                <w:b/>
                <w:bCs/>
                <w:color w:val="333333"/>
                <w:sz w:val="20"/>
                <w:szCs w:val="20"/>
              </w:rPr>
              <w:t>review</w:t>
            </w:r>
            <w:proofErr w:type="spellEnd"/>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83" w14:textId="77777777" w:rsidR="006C1A74" w:rsidRDefault="003D5ECC">
            <w:pPr>
              <w:spacing w:before="30" w:after="30"/>
            </w:pPr>
            <w:r>
              <w:rPr>
                <w:color w:val="333333"/>
                <w:sz w:val="20"/>
                <w:szCs w:val="20"/>
              </w:rPr>
              <w:t>Cada grupo publica resumen ejecutivo de 1 párrafo. Pares evalúan: ¿la recomendación es accionable? ¿Qué falta? ¿Le serviría esto a un tomador de decisiones?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84" w14:textId="77777777" w:rsidR="006C1A74" w:rsidRDefault="003D5ECC">
            <w:pPr>
              <w:spacing w:before="30" w:after="30"/>
              <w:jc w:val="center"/>
            </w:pPr>
            <w:r>
              <w:rPr>
                <w:color w:val="333333"/>
                <w:sz w:val="20"/>
                <w:szCs w:val="20"/>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85" w14:textId="77777777" w:rsidR="006C1A74" w:rsidRDefault="003D5ECC">
            <w:pPr>
              <w:spacing w:before="30" w:after="30"/>
            </w:pPr>
            <w:r>
              <w:rPr>
                <w:color w:val="333333"/>
                <w:sz w:val="20"/>
                <w:szCs w:val="20"/>
              </w:rPr>
              <w:t xml:space="preserve">Post + </w:t>
            </w:r>
            <w:proofErr w:type="spellStart"/>
            <w:r>
              <w:rPr>
                <w:color w:val="333333"/>
                <w:sz w:val="20"/>
                <w:szCs w:val="20"/>
              </w:rPr>
              <w:t>review</w:t>
            </w:r>
            <w:proofErr w:type="spellEnd"/>
          </w:p>
        </w:tc>
      </w:tr>
      <w:tr w:rsidR="006C1A74" w14:paraId="13AC588B"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87" w14:textId="77777777" w:rsidR="006C1A74" w:rsidRDefault="003D5ECC">
            <w:pPr>
              <w:spacing w:before="30" w:after="30"/>
            </w:pPr>
            <w:r>
              <w:rPr>
                <w:b/>
                <w:bCs/>
                <w:color w:val="333333"/>
                <w:sz w:val="20"/>
                <w:szCs w:val="20"/>
              </w:rPr>
              <w:t>Preparación presentación</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88" w14:textId="77777777" w:rsidR="006C1A74" w:rsidRDefault="003D5ECC">
            <w:pPr>
              <w:spacing w:before="30" w:after="30"/>
            </w:pPr>
            <w:r>
              <w:rPr>
                <w:color w:val="333333"/>
                <w:sz w:val="20"/>
                <w:szCs w:val="20"/>
              </w:rPr>
              <w:t>Diseñar presentación de 15 minutos para panel evaluador. Ensayar.</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89" w14:textId="77777777" w:rsidR="006C1A74" w:rsidRDefault="003D5ECC">
            <w:pPr>
              <w:spacing w:before="30" w:after="30"/>
              <w:jc w:val="center"/>
            </w:pPr>
            <w:r>
              <w:rPr>
                <w:color w:val="333333"/>
                <w:sz w:val="20"/>
                <w:szCs w:val="20"/>
              </w:rPr>
              <w:t>2.0</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8A" w14:textId="77777777" w:rsidR="006C1A74" w:rsidRDefault="003D5ECC">
            <w:pPr>
              <w:spacing w:before="30" w:after="30"/>
            </w:pPr>
            <w:r>
              <w:rPr>
                <w:color w:val="333333"/>
                <w:sz w:val="20"/>
                <w:szCs w:val="20"/>
              </w:rPr>
              <w:t xml:space="preserve">Borrador </w:t>
            </w:r>
            <w:proofErr w:type="spellStart"/>
            <w:r>
              <w:rPr>
                <w:color w:val="333333"/>
                <w:sz w:val="20"/>
                <w:szCs w:val="20"/>
              </w:rPr>
              <w:t>slides</w:t>
            </w:r>
            <w:proofErr w:type="spellEnd"/>
          </w:p>
        </w:tc>
      </w:tr>
      <w:tr w:rsidR="006C1A74" w14:paraId="13AC5890"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88C" w14:textId="77777777" w:rsidR="006C1A74" w:rsidRDefault="003D5ECC">
            <w:pPr>
              <w:spacing w:before="30" w:after="30"/>
            </w:pPr>
            <w:proofErr w:type="gramStart"/>
            <w:r>
              <w:rPr>
                <w:b/>
                <w:bCs/>
                <w:color w:val="333333"/>
                <w:sz w:val="20"/>
                <w:szCs w:val="20"/>
              </w:rPr>
              <w:t>TOTAL</w:t>
            </w:r>
            <w:proofErr w:type="gramEnd"/>
            <w:r>
              <w:rPr>
                <w:b/>
                <w:bCs/>
                <w:color w:val="333333"/>
                <w:sz w:val="20"/>
                <w:szCs w:val="20"/>
              </w:rPr>
              <w:t xml:space="preserve"> AUTÓNOMO</w:t>
            </w:r>
          </w:p>
        </w:tc>
        <w:tc>
          <w:tcPr>
            <w:tcW w:w="496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88D" w14:textId="77777777" w:rsidR="006C1A74" w:rsidRDefault="006C1A74">
            <w:pPr>
              <w:spacing w:before="30" w:after="30"/>
            </w:pPr>
          </w:p>
        </w:tc>
        <w:tc>
          <w:tcPr>
            <w:tcW w:w="10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88E" w14:textId="77777777" w:rsidR="006C1A74" w:rsidRDefault="003D5ECC">
            <w:pPr>
              <w:spacing w:before="30" w:after="30"/>
              <w:jc w:val="center"/>
            </w:pPr>
            <w:r>
              <w:rPr>
                <w:b/>
                <w:bCs/>
                <w:color w:val="333333"/>
                <w:sz w:val="20"/>
                <w:szCs w:val="20"/>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88F" w14:textId="77777777" w:rsidR="006C1A74" w:rsidRDefault="006C1A74">
            <w:pPr>
              <w:spacing w:before="30" w:after="30"/>
            </w:pPr>
          </w:p>
        </w:tc>
      </w:tr>
    </w:tbl>
    <w:p w14:paraId="13AC5891" w14:textId="77777777" w:rsidR="006C1A74" w:rsidRDefault="003D5ECC">
      <w:pPr>
        <w:spacing w:before="200" w:after="80"/>
      </w:pPr>
      <w:r>
        <w:rPr>
          <w:b/>
          <w:bCs/>
          <w:color w:val="2E8B8B"/>
          <w:sz w:val="23"/>
          <w:szCs w:val="23"/>
        </w:rPr>
        <w:t>Sesión Sincrónica — 2 horas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5"/>
        <w:gridCol w:w="3281"/>
        <w:gridCol w:w="997"/>
        <w:gridCol w:w="3337"/>
      </w:tblGrid>
      <w:tr w:rsidR="006C1A74" w14:paraId="13AC5896" w14:textId="77777777">
        <w:tc>
          <w:tcPr>
            <w:tcW w:w="15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92" w14:textId="77777777" w:rsidR="006C1A74" w:rsidRDefault="003D5ECC">
            <w:pPr>
              <w:spacing w:before="40" w:after="40"/>
              <w:jc w:val="center"/>
            </w:pPr>
            <w:r>
              <w:rPr>
                <w:b/>
                <w:bCs/>
                <w:color w:val="FFFFFF"/>
                <w:sz w:val="20"/>
                <w:szCs w:val="20"/>
              </w:rPr>
              <w:t>Momento</w:t>
            </w:r>
          </w:p>
        </w:tc>
        <w:tc>
          <w:tcPr>
            <w:tcW w:w="3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93" w14:textId="77777777" w:rsidR="006C1A74" w:rsidRDefault="003D5ECC">
            <w:pPr>
              <w:spacing w:before="40" w:after="40"/>
              <w:jc w:val="center"/>
            </w:pPr>
            <w:r>
              <w:rPr>
                <w:b/>
                <w:bCs/>
                <w:color w:val="FFFFFF"/>
                <w:sz w:val="20"/>
                <w:szCs w:val="20"/>
              </w:rPr>
              <w:t>Actividad</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94" w14:textId="77777777" w:rsidR="006C1A74" w:rsidRDefault="003D5ECC">
            <w:pPr>
              <w:spacing w:before="40" w:after="40"/>
              <w:jc w:val="center"/>
            </w:pPr>
            <w:r>
              <w:rPr>
                <w:b/>
                <w:bCs/>
                <w:color w:val="FFFFFF"/>
                <w:sz w:val="20"/>
                <w:szCs w:val="20"/>
              </w:rPr>
              <w:t>Duración</w:t>
            </w:r>
          </w:p>
        </w:tc>
        <w:tc>
          <w:tcPr>
            <w:tcW w:w="34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95" w14:textId="77777777" w:rsidR="006C1A74" w:rsidRDefault="003D5ECC">
            <w:pPr>
              <w:spacing w:before="40" w:after="40"/>
              <w:jc w:val="center"/>
            </w:pPr>
            <w:r>
              <w:rPr>
                <w:b/>
                <w:bCs/>
                <w:color w:val="FFFFFF"/>
                <w:sz w:val="20"/>
                <w:szCs w:val="20"/>
              </w:rPr>
              <w:t>Propósito</w:t>
            </w:r>
          </w:p>
        </w:tc>
      </w:tr>
      <w:tr w:rsidR="006C1A74" w14:paraId="13AC589B"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97" w14:textId="77777777" w:rsidR="006C1A74" w:rsidRDefault="003D5ECC">
            <w:pPr>
              <w:spacing w:before="30" w:after="30"/>
            </w:pPr>
            <w:r>
              <w:rPr>
                <w:b/>
                <w:bCs/>
                <w:color w:val="333333"/>
                <w:sz w:val="20"/>
                <w:szCs w:val="20"/>
              </w:rPr>
              <w:t>Apertura</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98" w14:textId="77777777" w:rsidR="006C1A74" w:rsidRDefault="003D5ECC">
            <w:pPr>
              <w:spacing w:before="30" w:after="30"/>
            </w:pPr>
            <w:r>
              <w:rPr>
                <w:color w:val="333333"/>
                <w:sz w:val="20"/>
                <w:szCs w:val="20"/>
              </w:rPr>
              <w:t>Dudas finales sobre integración.</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99" w14:textId="77777777" w:rsidR="006C1A74" w:rsidRDefault="003D5ECC">
            <w:pPr>
              <w:spacing w:before="30" w:after="30"/>
              <w:jc w:val="center"/>
            </w:pPr>
            <w:r>
              <w:rPr>
                <w:color w:val="333333"/>
                <w:sz w:val="20"/>
                <w:szCs w:val="20"/>
              </w:rPr>
              <w:t>10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9A" w14:textId="77777777" w:rsidR="006C1A74" w:rsidRDefault="006C1A74">
            <w:pPr>
              <w:spacing w:before="30" w:after="30"/>
            </w:pPr>
          </w:p>
        </w:tc>
      </w:tr>
      <w:tr w:rsidR="006C1A74" w14:paraId="13AC58A0"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9C" w14:textId="77777777" w:rsidR="006C1A74" w:rsidRDefault="003D5ECC">
            <w:pPr>
              <w:spacing w:before="30" w:after="30"/>
            </w:pPr>
            <w:r>
              <w:rPr>
                <w:b/>
                <w:bCs/>
                <w:color w:val="333333"/>
                <w:sz w:val="20"/>
                <w:szCs w:val="20"/>
              </w:rPr>
              <w:t>Evaluación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9D" w14:textId="77777777" w:rsidR="006C1A74" w:rsidRDefault="003D5ECC">
            <w:pPr>
              <w:spacing w:before="30" w:after="30"/>
            </w:pPr>
            <w:r>
              <w:rPr>
                <w:color w:val="333333"/>
                <w:sz w:val="20"/>
                <w:szCs w:val="20"/>
              </w:rPr>
              <w:t xml:space="preserve">Todos los grupos presentan Avance 3 (7 min c/u). Último </w:t>
            </w:r>
            <w:proofErr w:type="spellStart"/>
            <w:r>
              <w:rPr>
                <w:color w:val="333333"/>
                <w:sz w:val="20"/>
                <w:szCs w:val="20"/>
              </w:rPr>
              <w:t>checkpoint</w:t>
            </w:r>
            <w:proofErr w:type="spellEnd"/>
            <w:r>
              <w:rPr>
                <w:color w:val="333333"/>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9E" w14:textId="77777777" w:rsidR="006C1A74" w:rsidRDefault="003D5ECC">
            <w:pPr>
              <w:spacing w:before="30" w:after="30"/>
              <w:jc w:val="center"/>
            </w:pPr>
            <w:r>
              <w:rPr>
                <w:color w:val="333333"/>
                <w:sz w:val="20"/>
                <w:szCs w:val="20"/>
              </w:rPr>
              <w:t>50 min</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9F" w14:textId="77777777" w:rsidR="006C1A74" w:rsidRDefault="003D5ECC">
            <w:pPr>
              <w:spacing w:before="30" w:after="30"/>
            </w:pPr>
            <w:r>
              <w:rPr>
                <w:color w:val="333333"/>
                <w:sz w:val="20"/>
                <w:szCs w:val="20"/>
              </w:rPr>
              <w:t>Retroalimentación detallada.</w:t>
            </w:r>
          </w:p>
        </w:tc>
      </w:tr>
      <w:tr w:rsidR="006C1A74" w14:paraId="13AC58A5"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A1" w14:textId="77777777" w:rsidR="006C1A74" w:rsidRDefault="003D5ECC">
            <w:pPr>
              <w:spacing w:before="30" w:after="30"/>
            </w:pPr>
            <w:r>
              <w:rPr>
                <w:b/>
                <w:bCs/>
                <w:color w:val="333333"/>
                <w:sz w:val="20"/>
                <w:szCs w:val="20"/>
              </w:rPr>
              <w:t>Retroalimentación</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A2" w14:textId="77777777" w:rsidR="006C1A74" w:rsidRDefault="003D5ECC">
            <w:pPr>
              <w:spacing w:before="30" w:after="30"/>
            </w:pPr>
            <w:r>
              <w:rPr>
                <w:color w:val="333333"/>
                <w:sz w:val="20"/>
                <w:szCs w:val="20"/>
              </w:rPr>
              <w:t>Profesor señala fortalezas y brechas de cada proyecto. Orientaciones específicas para el informe final.</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A3" w14:textId="77777777" w:rsidR="006C1A74" w:rsidRDefault="003D5ECC">
            <w:pPr>
              <w:spacing w:before="30" w:after="30"/>
              <w:jc w:val="center"/>
            </w:pPr>
            <w:r>
              <w:rPr>
                <w:color w:val="333333"/>
                <w:sz w:val="20"/>
                <w:szCs w:val="20"/>
              </w:rPr>
              <w:t>30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A4" w14:textId="77777777" w:rsidR="006C1A74" w:rsidRDefault="003D5ECC">
            <w:pPr>
              <w:spacing w:before="30" w:after="30"/>
            </w:pPr>
            <w:r>
              <w:rPr>
                <w:color w:val="333333"/>
                <w:sz w:val="20"/>
                <w:szCs w:val="20"/>
              </w:rPr>
              <w:t>Guía para la entrega final.</w:t>
            </w:r>
          </w:p>
        </w:tc>
      </w:tr>
      <w:tr w:rsidR="006C1A74" w14:paraId="13AC58AA"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A6" w14:textId="77777777" w:rsidR="006C1A74" w:rsidRDefault="003D5ECC">
            <w:pPr>
              <w:spacing w:before="30" w:after="30"/>
            </w:pPr>
            <w:r>
              <w:rPr>
                <w:b/>
                <w:bCs/>
                <w:color w:val="333333"/>
                <w:sz w:val="20"/>
                <w:szCs w:val="20"/>
              </w:rPr>
              <w:t>Ensayo</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A7" w14:textId="77777777" w:rsidR="006C1A74" w:rsidRDefault="003D5ECC">
            <w:pPr>
              <w:spacing w:before="30" w:after="30"/>
            </w:pPr>
            <w:r>
              <w:rPr>
                <w:color w:val="333333"/>
                <w:sz w:val="20"/>
                <w:szCs w:val="20"/>
              </w:rPr>
              <w:t>Simulacro breve: cada grupo practica 3 minutos. Retroalimentación de comunicación.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A8" w14:textId="77777777" w:rsidR="006C1A74" w:rsidRDefault="003D5ECC">
            <w:pPr>
              <w:spacing w:before="30" w:after="30"/>
              <w:jc w:val="center"/>
            </w:pPr>
            <w:r>
              <w:rPr>
                <w:color w:val="333333"/>
                <w:sz w:val="20"/>
                <w:szCs w:val="20"/>
              </w:rPr>
              <w:t>20 min</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A9" w14:textId="77777777" w:rsidR="006C1A74" w:rsidRDefault="003D5ECC">
            <w:pPr>
              <w:spacing w:before="30" w:after="30"/>
            </w:pPr>
            <w:r>
              <w:rPr>
                <w:color w:val="333333"/>
                <w:sz w:val="20"/>
                <w:szCs w:val="20"/>
              </w:rPr>
              <w:t>Mejorar presentación.</w:t>
            </w:r>
          </w:p>
        </w:tc>
      </w:tr>
      <w:tr w:rsidR="006C1A74" w14:paraId="13AC58AF"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AB" w14:textId="77777777" w:rsidR="006C1A74" w:rsidRDefault="003D5ECC">
            <w:pPr>
              <w:spacing w:before="30" w:after="30"/>
            </w:pPr>
            <w:r>
              <w:rPr>
                <w:b/>
                <w:bCs/>
                <w:color w:val="333333"/>
                <w:sz w:val="20"/>
                <w:szCs w:val="20"/>
              </w:rPr>
              <w:t>Cierre</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AC" w14:textId="77777777" w:rsidR="006C1A74" w:rsidRDefault="003D5ECC">
            <w:pPr>
              <w:spacing w:before="30" w:after="30"/>
            </w:pPr>
            <w:r>
              <w:rPr>
                <w:color w:val="333333"/>
                <w:sz w:val="20"/>
                <w:szCs w:val="20"/>
              </w:rPr>
              <w:t>Logística semana 8.</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AD" w14:textId="77777777" w:rsidR="006C1A74" w:rsidRDefault="003D5ECC">
            <w:pPr>
              <w:spacing w:before="30" w:after="30"/>
              <w:jc w:val="center"/>
            </w:pPr>
            <w:r>
              <w:rPr>
                <w:color w:val="333333"/>
                <w:sz w:val="20"/>
                <w:szCs w:val="20"/>
              </w:rPr>
              <w:t>10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AE" w14:textId="77777777" w:rsidR="006C1A74" w:rsidRDefault="006C1A74">
            <w:pPr>
              <w:spacing w:before="30" w:after="30"/>
            </w:pPr>
          </w:p>
        </w:tc>
      </w:tr>
    </w:tbl>
    <w:p w14:paraId="13AC58B0" w14:textId="77777777" w:rsidR="006C1A74" w:rsidRDefault="003D5ECC">
      <w:r>
        <w:br w:type="page"/>
      </w:r>
    </w:p>
    <w:p w14:paraId="13AC58B1" w14:textId="77777777" w:rsidR="006C1A74" w:rsidRDefault="003D5ECC">
      <w:pPr>
        <w:pStyle w:val="Ttulo2"/>
      </w:pPr>
      <w:r>
        <w:lastRenderedPageBreak/>
        <w:t>SEMANA 8: Presentaciones Finales</w:t>
      </w:r>
    </w:p>
    <w:p w14:paraId="13AC58B2" w14:textId="77777777" w:rsidR="006C1A74" w:rsidRDefault="003D5ECC">
      <w:pPr>
        <w:spacing w:after="80"/>
      </w:pPr>
      <w:r>
        <w:rPr>
          <w:i/>
          <w:iCs/>
          <w:color w:val="2E8B8B"/>
        </w:rPr>
        <w:t>Cierre del ciclo: del análisis sistémico a la acción estratégica</w:t>
      </w:r>
    </w:p>
    <w:p w14:paraId="13AC58B3" w14:textId="77777777" w:rsidR="006C1A74" w:rsidRDefault="003D5ECC">
      <w:pPr>
        <w:spacing w:before="60" w:after="120"/>
      </w:pPr>
      <w:r>
        <w:rPr>
          <w:color w:val="333333"/>
        </w:rPr>
        <w:t>Los estudiantes presentan sus informes de consultoría sistémica ante un panel compuesto por el profesor y un profesional invitado del sector energético colombiano. El bloque autónomo se dedica exclusivamente a pulir el informe y la presentación.</w:t>
      </w:r>
    </w:p>
    <w:p w14:paraId="13AC58B4" w14:textId="77777777" w:rsidR="006C1A74" w:rsidRDefault="003D5ECC">
      <w:pPr>
        <w:spacing w:before="200" w:after="80"/>
      </w:pPr>
      <w:r>
        <w:rPr>
          <w:b/>
          <w:bCs/>
          <w:color w:val="2E8B8B"/>
          <w:sz w:val="23"/>
          <w:szCs w:val="23"/>
        </w:rPr>
        <w:t>Bloque Autónomo — 10 horas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960"/>
        <w:gridCol w:w="1000"/>
        <w:gridCol w:w="1000"/>
      </w:tblGrid>
      <w:tr w:rsidR="006C1A74" w14:paraId="13AC58B9" w14:textId="77777777">
        <w:tc>
          <w:tcPr>
            <w:tcW w:w="2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B5" w14:textId="77777777" w:rsidR="006C1A74" w:rsidRDefault="003D5ECC">
            <w:pPr>
              <w:spacing w:before="40" w:after="40"/>
              <w:jc w:val="center"/>
            </w:pPr>
            <w:r>
              <w:rPr>
                <w:b/>
                <w:bCs/>
                <w:color w:val="FFFFFF"/>
                <w:sz w:val="20"/>
                <w:szCs w:val="20"/>
              </w:rPr>
              <w:t>Actividad</w:t>
            </w:r>
          </w:p>
        </w:tc>
        <w:tc>
          <w:tcPr>
            <w:tcW w:w="49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B6" w14:textId="77777777" w:rsidR="006C1A74" w:rsidRDefault="003D5ECC">
            <w:pPr>
              <w:spacing w:before="40" w:after="40"/>
              <w:jc w:val="center"/>
            </w:pPr>
            <w:r>
              <w:rPr>
                <w:b/>
                <w:bCs/>
                <w:color w:val="FFFFFF"/>
                <w:sz w:val="20"/>
                <w:szCs w:val="20"/>
              </w:rPr>
              <w:t>Descripción</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B7" w14:textId="77777777" w:rsidR="006C1A74" w:rsidRDefault="003D5ECC">
            <w:pPr>
              <w:spacing w:before="40" w:after="40"/>
              <w:jc w:val="center"/>
            </w:pPr>
            <w:r>
              <w:rPr>
                <w:b/>
                <w:bCs/>
                <w:color w:val="FFFFFF"/>
                <w:sz w:val="20"/>
                <w:szCs w:val="20"/>
              </w:rPr>
              <w:t>Horas</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B8" w14:textId="77777777" w:rsidR="006C1A74" w:rsidRDefault="003D5ECC">
            <w:pPr>
              <w:spacing w:before="40" w:after="40"/>
              <w:jc w:val="center"/>
            </w:pPr>
            <w:r>
              <w:rPr>
                <w:b/>
                <w:bCs/>
                <w:color w:val="FFFFFF"/>
                <w:sz w:val="20"/>
                <w:szCs w:val="20"/>
              </w:rPr>
              <w:t>Entrega</w:t>
            </w:r>
          </w:p>
        </w:tc>
      </w:tr>
      <w:tr w:rsidR="006C1A74" w14:paraId="13AC58BE"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BA" w14:textId="77777777" w:rsidR="006C1A74" w:rsidRDefault="003D5ECC">
            <w:pPr>
              <w:spacing w:before="30" w:after="30"/>
            </w:pPr>
            <w:r>
              <w:rPr>
                <w:b/>
                <w:bCs/>
                <w:color w:val="333333"/>
                <w:sz w:val="20"/>
                <w:szCs w:val="20"/>
              </w:rPr>
              <w:t>Video-lección</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BB" w14:textId="77777777" w:rsidR="006C1A74" w:rsidRDefault="003D5ECC">
            <w:pPr>
              <w:spacing w:before="30" w:after="30"/>
            </w:pPr>
            <w:r>
              <w:rPr>
                <w:color w:val="333333"/>
                <w:sz w:val="20"/>
                <w:szCs w:val="20"/>
              </w:rPr>
              <w:t>8.1 Fronteras del campo: redes complejas, modelos basados en agentes y RDM formal como horizonte futuro (15 min).</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BC" w14:textId="77777777" w:rsidR="006C1A74" w:rsidRDefault="003D5ECC">
            <w:pPr>
              <w:spacing w:before="30" w:after="30"/>
              <w:jc w:val="center"/>
            </w:pPr>
            <w:r>
              <w:rPr>
                <w:color w:val="333333"/>
                <w:sz w:val="20"/>
                <w:szCs w:val="20"/>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BD" w14:textId="77777777" w:rsidR="006C1A74" w:rsidRDefault="003D5ECC">
            <w:pPr>
              <w:spacing w:before="30" w:after="30"/>
            </w:pPr>
            <w:r>
              <w:rPr>
                <w:color w:val="333333"/>
                <w:sz w:val="20"/>
                <w:szCs w:val="20"/>
              </w:rPr>
              <w:t>Quiz final</w:t>
            </w:r>
          </w:p>
        </w:tc>
      </w:tr>
      <w:tr w:rsidR="006C1A74" w14:paraId="13AC58C3"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BF" w14:textId="77777777" w:rsidR="006C1A74" w:rsidRDefault="003D5ECC">
            <w:pPr>
              <w:spacing w:before="30" w:after="30"/>
            </w:pPr>
            <w:r>
              <w:rPr>
                <w:b/>
                <w:bCs/>
                <w:color w:val="333333"/>
                <w:sz w:val="20"/>
                <w:szCs w:val="20"/>
              </w:rPr>
              <w:t>Informe final</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C0" w14:textId="77777777" w:rsidR="006C1A74" w:rsidRDefault="003D5ECC">
            <w:pPr>
              <w:spacing w:before="30" w:after="30"/>
            </w:pPr>
            <w:r>
              <w:rPr>
                <w:color w:val="333333"/>
                <w:sz w:val="20"/>
                <w:szCs w:val="20"/>
              </w:rPr>
              <w:t>Informe de consultoría sistémica (5,000-7,000 palabras): CLD, modelo SD, escenarios, dimensión social, recomendaciones.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C1" w14:textId="77777777" w:rsidR="006C1A74" w:rsidRDefault="003D5ECC">
            <w:pPr>
              <w:spacing w:before="30" w:after="30"/>
              <w:jc w:val="center"/>
            </w:pPr>
            <w:r>
              <w:rPr>
                <w:color w:val="333333"/>
                <w:sz w:val="20"/>
                <w:szCs w:val="20"/>
              </w:rPr>
              <w:t>6.0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C2" w14:textId="77777777" w:rsidR="006C1A74" w:rsidRDefault="003D5ECC">
            <w:pPr>
              <w:spacing w:before="30" w:after="30"/>
            </w:pPr>
            <w:r>
              <w:rPr>
                <w:color w:val="333333"/>
                <w:sz w:val="20"/>
                <w:szCs w:val="20"/>
              </w:rPr>
              <w:t>Informe final</w:t>
            </w:r>
          </w:p>
        </w:tc>
      </w:tr>
      <w:tr w:rsidR="006C1A74" w14:paraId="13AC58C8"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C4" w14:textId="77777777" w:rsidR="006C1A74" w:rsidRDefault="003D5ECC">
            <w:pPr>
              <w:spacing w:before="30" w:after="30"/>
            </w:pPr>
            <w:r>
              <w:rPr>
                <w:b/>
                <w:bCs/>
                <w:color w:val="333333"/>
                <w:sz w:val="20"/>
                <w:szCs w:val="20"/>
              </w:rPr>
              <w:t>Presentación</w:t>
            </w:r>
          </w:p>
        </w:tc>
        <w:tc>
          <w:tcPr>
            <w:tcW w:w="49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C5" w14:textId="77777777" w:rsidR="006C1A74" w:rsidRDefault="003D5ECC">
            <w:pPr>
              <w:spacing w:before="30" w:after="30"/>
            </w:pPr>
            <w:r>
              <w:rPr>
                <w:color w:val="333333"/>
                <w:sz w:val="20"/>
                <w:szCs w:val="20"/>
              </w:rPr>
              <w:t>Refinar presentación de 15 minutos incorporando retroalimentación de semana 7.</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C6" w14:textId="77777777" w:rsidR="006C1A74" w:rsidRDefault="003D5ECC">
            <w:pPr>
              <w:spacing w:before="30" w:after="30"/>
              <w:jc w:val="center"/>
            </w:pPr>
            <w:r>
              <w:rPr>
                <w:color w:val="333333"/>
                <w:sz w:val="20"/>
                <w:szCs w:val="20"/>
              </w:rPr>
              <w:t>2.0</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C7" w14:textId="77777777" w:rsidR="006C1A74" w:rsidRDefault="003D5ECC">
            <w:pPr>
              <w:spacing w:before="30" w:after="30"/>
            </w:pPr>
            <w:proofErr w:type="spellStart"/>
            <w:r>
              <w:rPr>
                <w:color w:val="333333"/>
                <w:sz w:val="20"/>
                <w:szCs w:val="20"/>
              </w:rPr>
              <w:t>Slides</w:t>
            </w:r>
            <w:proofErr w:type="spellEnd"/>
            <w:r>
              <w:rPr>
                <w:color w:val="333333"/>
                <w:sz w:val="20"/>
                <w:szCs w:val="20"/>
              </w:rPr>
              <w:t xml:space="preserve"> finales</w:t>
            </w:r>
          </w:p>
        </w:tc>
      </w:tr>
      <w:tr w:rsidR="006C1A74" w14:paraId="13AC58CD"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C9" w14:textId="77777777" w:rsidR="006C1A74" w:rsidRDefault="003D5ECC">
            <w:pPr>
              <w:spacing w:before="30" w:after="30"/>
            </w:pPr>
            <w:r>
              <w:rPr>
                <w:b/>
                <w:bCs/>
                <w:color w:val="333333"/>
                <w:sz w:val="20"/>
                <w:szCs w:val="20"/>
              </w:rPr>
              <w:t>Reflexión individual</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CA" w14:textId="77777777" w:rsidR="006C1A74" w:rsidRDefault="003D5ECC">
            <w:pPr>
              <w:spacing w:before="30" w:after="30"/>
            </w:pPr>
            <w:r>
              <w:rPr>
                <w:color w:val="333333"/>
                <w:sz w:val="20"/>
                <w:szCs w:val="20"/>
              </w:rPr>
              <w:t>Ensayo de 500 palabras: ¿cómo cambió mi forma de analizar proyectos energéticos después de este curso?</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CB" w14:textId="77777777" w:rsidR="006C1A74" w:rsidRDefault="003D5ECC">
            <w:pPr>
              <w:spacing w:before="30" w:after="30"/>
              <w:jc w:val="center"/>
            </w:pPr>
            <w:r>
              <w:rPr>
                <w:color w:val="333333"/>
                <w:sz w:val="20"/>
                <w:szCs w:val="20"/>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CC" w14:textId="77777777" w:rsidR="006C1A74" w:rsidRDefault="003D5ECC">
            <w:pPr>
              <w:spacing w:before="30" w:after="30"/>
            </w:pPr>
            <w:r>
              <w:rPr>
                <w:color w:val="333333"/>
                <w:sz w:val="20"/>
                <w:szCs w:val="20"/>
              </w:rPr>
              <w:t>Ensayo</w:t>
            </w:r>
          </w:p>
        </w:tc>
      </w:tr>
      <w:tr w:rsidR="006C1A74" w14:paraId="13AC58D2"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8CE" w14:textId="77777777" w:rsidR="006C1A74" w:rsidRDefault="003D5ECC">
            <w:pPr>
              <w:spacing w:before="30" w:after="30"/>
            </w:pPr>
            <w:proofErr w:type="gramStart"/>
            <w:r>
              <w:rPr>
                <w:b/>
                <w:bCs/>
                <w:color w:val="333333"/>
                <w:sz w:val="20"/>
                <w:szCs w:val="20"/>
              </w:rPr>
              <w:t>TOTAL</w:t>
            </w:r>
            <w:proofErr w:type="gramEnd"/>
            <w:r>
              <w:rPr>
                <w:b/>
                <w:bCs/>
                <w:color w:val="333333"/>
                <w:sz w:val="20"/>
                <w:szCs w:val="20"/>
              </w:rPr>
              <w:t xml:space="preserve"> AUTÓNOMO</w:t>
            </w:r>
          </w:p>
        </w:tc>
        <w:tc>
          <w:tcPr>
            <w:tcW w:w="496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8CF" w14:textId="77777777" w:rsidR="006C1A74" w:rsidRDefault="006C1A74">
            <w:pPr>
              <w:spacing w:before="30" w:after="30"/>
            </w:pPr>
          </w:p>
        </w:tc>
        <w:tc>
          <w:tcPr>
            <w:tcW w:w="10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8D0" w14:textId="77777777" w:rsidR="006C1A74" w:rsidRDefault="003D5ECC">
            <w:pPr>
              <w:spacing w:before="30" w:after="30"/>
              <w:jc w:val="center"/>
            </w:pPr>
            <w:r>
              <w:rPr>
                <w:b/>
                <w:bCs/>
                <w:color w:val="333333"/>
                <w:sz w:val="20"/>
                <w:szCs w:val="20"/>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EBF2F7"/>
            <w:tcMar>
              <w:top w:w="60" w:type="dxa"/>
              <w:left w:w="100" w:type="dxa"/>
              <w:bottom w:w="60" w:type="dxa"/>
              <w:right w:w="100" w:type="dxa"/>
            </w:tcMar>
          </w:tcPr>
          <w:p w14:paraId="13AC58D1" w14:textId="77777777" w:rsidR="006C1A74" w:rsidRDefault="006C1A74">
            <w:pPr>
              <w:spacing w:before="30" w:after="30"/>
            </w:pPr>
          </w:p>
        </w:tc>
      </w:tr>
    </w:tbl>
    <w:p w14:paraId="13AC58D3" w14:textId="77777777" w:rsidR="006C1A74" w:rsidRDefault="003D5ECC">
      <w:pPr>
        <w:spacing w:before="200" w:after="80"/>
      </w:pPr>
      <w:r>
        <w:rPr>
          <w:b/>
          <w:bCs/>
          <w:color w:val="2E8B8B"/>
          <w:sz w:val="23"/>
          <w:szCs w:val="23"/>
        </w:rPr>
        <w:t>Sesión Sincrónica — 3 horas (extendida)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000"/>
        <w:gridCol w:w="3460"/>
      </w:tblGrid>
      <w:tr w:rsidR="006C1A74" w14:paraId="13AC58D8" w14:textId="77777777">
        <w:tc>
          <w:tcPr>
            <w:tcW w:w="15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D4" w14:textId="77777777" w:rsidR="006C1A74" w:rsidRDefault="003D5ECC">
            <w:pPr>
              <w:spacing w:before="40" w:after="40"/>
              <w:jc w:val="center"/>
            </w:pPr>
            <w:r>
              <w:rPr>
                <w:b/>
                <w:bCs/>
                <w:color w:val="FFFFFF"/>
                <w:sz w:val="20"/>
                <w:szCs w:val="20"/>
              </w:rPr>
              <w:t>Momento</w:t>
            </w:r>
          </w:p>
        </w:tc>
        <w:tc>
          <w:tcPr>
            <w:tcW w:w="3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D5" w14:textId="77777777" w:rsidR="006C1A74" w:rsidRDefault="003D5ECC">
            <w:pPr>
              <w:spacing w:before="40" w:after="40"/>
              <w:jc w:val="center"/>
            </w:pPr>
            <w:r>
              <w:rPr>
                <w:b/>
                <w:bCs/>
                <w:color w:val="FFFFFF"/>
                <w:sz w:val="20"/>
                <w:szCs w:val="20"/>
              </w:rPr>
              <w:t>Actividad</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D6" w14:textId="77777777" w:rsidR="006C1A74" w:rsidRDefault="003D5ECC">
            <w:pPr>
              <w:spacing w:before="40" w:after="40"/>
              <w:jc w:val="center"/>
            </w:pPr>
            <w:r>
              <w:rPr>
                <w:b/>
                <w:bCs/>
                <w:color w:val="FFFFFF"/>
                <w:sz w:val="20"/>
                <w:szCs w:val="20"/>
              </w:rPr>
              <w:t>Duración</w:t>
            </w:r>
          </w:p>
        </w:tc>
        <w:tc>
          <w:tcPr>
            <w:tcW w:w="34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D7" w14:textId="77777777" w:rsidR="006C1A74" w:rsidRDefault="003D5ECC">
            <w:pPr>
              <w:spacing w:before="40" w:after="40"/>
              <w:jc w:val="center"/>
            </w:pPr>
            <w:r>
              <w:rPr>
                <w:b/>
                <w:bCs/>
                <w:color w:val="FFFFFF"/>
                <w:sz w:val="20"/>
                <w:szCs w:val="20"/>
              </w:rPr>
              <w:t>Propósito</w:t>
            </w:r>
          </w:p>
        </w:tc>
      </w:tr>
      <w:tr w:rsidR="006C1A74" w14:paraId="13AC58DD"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D9" w14:textId="77777777" w:rsidR="006C1A74" w:rsidRDefault="003D5ECC">
            <w:pPr>
              <w:spacing w:before="30" w:after="30"/>
            </w:pPr>
            <w:r>
              <w:rPr>
                <w:b/>
                <w:bCs/>
                <w:color w:val="333333"/>
                <w:sz w:val="20"/>
                <w:szCs w:val="20"/>
              </w:rPr>
              <w:t>Panel</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DA" w14:textId="77777777" w:rsidR="006C1A74" w:rsidRDefault="003D5ECC">
            <w:pPr>
              <w:spacing w:before="30" w:after="30"/>
            </w:pPr>
            <w:r>
              <w:rPr>
                <w:color w:val="333333"/>
                <w:sz w:val="20"/>
                <w:szCs w:val="20"/>
              </w:rPr>
              <w:t>Presentaciones de todos los grupos (15 min + 10 min preguntas c/u). Panel: profesor + profesional invitado del sector.</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DB" w14:textId="77777777" w:rsidR="006C1A74" w:rsidRDefault="003D5ECC">
            <w:pPr>
              <w:spacing w:before="30" w:after="30"/>
              <w:jc w:val="center"/>
            </w:pPr>
            <w:r>
              <w:rPr>
                <w:color w:val="333333"/>
                <w:sz w:val="20"/>
                <w:szCs w:val="20"/>
              </w:rPr>
              <w:t>120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DC" w14:textId="77777777" w:rsidR="006C1A74" w:rsidRDefault="003D5ECC">
            <w:pPr>
              <w:spacing w:before="30" w:after="30"/>
            </w:pPr>
            <w:r>
              <w:rPr>
                <w:color w:val="333333"/>
                <w:sz w:val="20"/>
                <w:szCs w:val="20"/>
              </w:rPr>
              <w:t>Evaluación sumativa final.</w:t>
            </w:r>
          </w:p>
        </w:tc>
      </w:tr>
      <w:tr w:rsidR="006C1A74" w14:paraId="13AC58E2"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DE" w14:textId="77777777" w:rsidR="006C1A74" w:rsidRDefault="003D5ECC">
            <w:pPr>
              <w:spacing w:before="30" w:after="30"/>
            </w:pPr>
            <w:r>
              <w:rPr>
                <w:b/>
                <w:bCs/>
                <w:color w:val="333333"/>
                <w:sz w:val="20"/>
                <w:szCs w:val="20"/>
              </w:rPr>
              <w:t>Deliberación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DF" w14:textId="77777777" w:rsidR="006C1A74" w:rsidRDefault="003D5ECC">
            <w:pPr>
              <w:spacing w:before="30" w:after="30"/>
            </w:pPr>
            <w:r>
              <w:rPr>
                <w:color w:val="333333"/>
                <w:sz w:val="20"/>
                <w:szCs w:val="20"/>
              </w:rPr>
              <w:t>Panel delibera. Retroalimentación general y reconocimientos.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E0" w14:textId="77777777" w:rsidR="006C1A74" w:rsidRDefault="003D5ECC">
            <w:pPr>
              <w:spacing w:before="30" w:after="30"/>
              <w:jc w:val="center"/>
            </w:pPr>
            <w:r>
              <w:rPr>
                <w:color w:val="333333"/>
                <w:sz w:val="20"/>
                <w:szCs w:val="20"/>
              </w:rPr>
              <w:t>20 min</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E1" w14:textId="77777777" w:rsidR="006C1A74" w:rsidRDefault="003D5ECC">
            <w:pPr>
              <w:spacing w:before="30" w:after="30"/>
            </w:pPr>
            <w:r>
              <w:rPr>
                <w:color w:val="333333"/>
                <w:sz w:val="20"/>
                <w:szCs w:val="20"/>
              </w:rPr>
              <w:t>Cierre evaluativo.</w:t>
            </w:r>
          </w:p>
        </w:tc>
      </w:tr>
      <w:tr w:rsidR="006C1A74" w14:paraId="13AC58E7"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E3" w14:textId="77777777" w:rsidR="006C1A74" w:rsidRDefault="003D5ECC">
            <w:pPr>
              <w:spacing w:before="30" w:after="30"/>
            </w:pPr>
            <w:r>
              <w:rPr>
                <w:b/>
                <w:bCs/>
                <w:color w:val="333333"/>
                <w:sz w:val="20"/>
                <w:szCs w:val="20"/>
              </w:rPr>
              <w:t>Cierre</w:t>
            </w:r>
          </w:p>
        </w:tc>
        <w:tc>
          <w:tcPr>
            <w:tcW w:w="34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E4" w14:textId="77777777" w:rsidR="006C1A74" w:rsidRDefault="003D5ECC">
            <w:pPr>
              <w:spacing w:before="30" w:after="30"/>
            </w:pPr>
            <w:r>
              <w:rPr>
                <w:color w:val="333333"/>
                <w:sz w:val="20"/>
                <w:szCs w:val="20"/>
              </w:rPr>
              <w:t>Reflexión del profesor sobre el viaje de 8 semanas. Conexión con la práctica profesional. Invitación a publicar o implementar mejores proyectos.</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E5" w14:textId="77777777" w:rsidR="006C1A74" w:rsidRDefault="003D5ECC">
            <w:pPr>
              <w:spacing w:before="30" w:after="30"/>
              <w:jc w:val="center"/>
            </w:pPr>
            <w:r>
              <w:rPr>
                <w:color w:val="333333"/>
                <w:sz w:val="20"/>
                <w:szCs w:val="20"/>
              </w:rPr>
              <w:t>20 min</w:t>
            </w:r>
          </w:p>
        </w:tc>
        <w:tc>
          <w:tcPr>
            <w:tcW w:w="34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E6" w14:textId="77777777" w:rsidR="006C1A74" w:rsidRDefault="003D5ECC">
            <w:pPr>
              <w:spacing w:before="30" w:after="30"/>
            </w:pPr>
            <w:r>
              <w:rPr>
                <w:color w:val="333333"/>
                <w:sz w:val="20"/>
                <w:szCs w:val="20"/>
              </w:rPr>
              <w:t>Cierre del curso.</w:t>
            </w:r>
          </w:p>
        </w:tc>
      </w:tr>
    </w:tbl>
    <w:p w14:paraId="13AC58E8" w14:textId="77777777" w:rsidR="006C1A74" w:rsidRDefault="003D5ECC">
      <w:pPr>
        <w:spacing w:before="120" w:after="80"/>
      </w:pPr>
      <w:r>
        <w:rPr>
          <w:i/>
          <w:iCs/>
          <w:color w:val="666666"/>
        </w:rPr>
        <w:t xml:space="preserve">Nota sobre la video-lección 8.1: En esta lección final, el profesor presenta herramientas avanzadas que el estudiante no vio en el curso pero que constituyen el horizonte natural de profundización: análisis de redes complejas con </w:t>
      </w:r>
      <w:proofErr w:type="spellStart"/>
      <w:r>
        <w:rPr>
          <w:i/>
          <w:iCs/>
          <w:color w:val="666666"/>
        </w:rPr>
        <w:t>NetworkX</w:t>
      </w:r>
      <w:proofErr w:type="spellEnd"/>
      <w:r>
        <w:rPr>
          <w:i/>
          <w:iCs/>
          <w:color w:val="666666"/>
        </w:rPr>
        <w:t xml:space="preserve"> (</w:t>
      </w:r>
      <w:proofErr w:type="spellStart"/>
      <w:r>
        <w:rPr>
          <w:i/>
          <w:iCs/>
          <w:color w:val="666666"/>
        </w:rPr>
        <w:t>Barabási</w:t>
      </w:r>
      <w:proofErr w:type="spellEnd"/>
      <w:r>
        <w:rPr>
          <w:i/>
          <w:iCs/>
          <w:color w:val="666666"/>
        </w:rPr>
        <w:t>, Dueñas-Osorio), modelos basados en agentes con Mesa (</w:t>
      </w:r>
      <w:proofErr w:type="spellStart"/>
      <w:r>
        <w:rPr>
          <w:i/>
          <w:iCs/>
          <w:color w:val="666666"/>
        </w:rPr>
        <w:t>Wilensky</w:t>
      </w:r>
      <w:proofErr w:type="spellEnd"/>
      <w:r>
        <w:rPr>
          <w:i/>
          <w:iCs/>
          <w:color w:val="666666"/>
        </w:rPr>
        <w:t xml:space="preserve"> &amp; Rand, </w:t>
      </w:r>
      <w:proofErr w:type="spellStart"/>
      <w:r>
        <w:rPr>
          <w:i/>
          <w:iCs/>
          <w:color w:val="666666"/>
        </w:rPr>
        <w:t>Weidlich</w:t>
      </w:r>
      <w:proofErr w:type="spellEnd"/>
      <w:r>
        <w:rPr>
          <w:i/>
          <w:iCs/>
          <w:color w:val="666666"/>
        </w:rPr>
        <w:t xml:space="preserve"> &amp; Veit), y </w:t>
      </w:r>
      <w:proofErr w:type="spellStart"/>
      <w:r>
        <w:rPr>
          <w:i/>
          <w:iCs/>
          <w:color w:val="666666"/>
        </w:rPr>
        <w:t>Robust</w:t>
      </w:r>
      <w:proofErr w:type="spellEnd"/>
      <w:r>
        <w:rPr>
          <w:i/>
          <w:iCs/>
          <w:color w:val="666666"/>
        </w:rPr>
        <w:t xml:space="preserve"> </w:t>
      </w:r>
      <w:proofErr w:type="spellStart"/>
      <w:r>
        <w:rPr>
          <w:i/>
          <w:iCs/>
          <w:color w:val="666666"/>
        </w:rPr>
        <w:t>Decision</w:t>
      </w:r>
      <w:proofErr w:type="spellEnd"/>
      <w:r>
        <w:rPr>
          <w:i/>
          <w:iCs/>
          <w:color w:val="666666"/>
        </w:rPr>
        <w:t xml:space="preserve"> </w:t>
      </w:r>
      <w:proofErr w:type="spellStart"/>
      <w:r>
        <w:rPr>
          <w:i/>
          <w:iCs/>
          <w:color w:val="666666"/>
        </w:rPr>
        <w:t>Making</w:t>
      </w:r>
      <w:proofErr w:type="spellEnd"/>
      <w:r>
        <w:rPr>
          <w:i/>
          <w:iCs/>
          <w:color w:val="666666"/>
        </w:rPr>
        <w:t xml:space="preserve"> formal con PRIM/</w:t>
      </w:r>
      <w:proofErr w:type="spellStart"/>
      <w:r>
        <w:rPr>
          <w:i/>
          <w:iCs/>
          <w:color w:val="666666"/>
        </w:rPr>
        <w:t>Rhodium</w:t>
      </w:r>
      <w:proofErr w:type="spellEnd"/>
      <w:r>
        <w:rPr>
          <w:i/>
          <w:iCs/>
          <w:color w:val="666666"/>
        </w:rPr>
        <w:t xml:space="preserve"> (RAND </w:t>
      </w:r>
      <w:proofErr w:type="spellStart"/>
      <w:r>
        <w:rPr>
          <w:i/>
          <w:iCs/>
          <w:color w:val="666666"/>
        </w:rPr>
        <w:t>Corporation</w:t>
      </w:r>
      <w:proofErr w:type="spellEnd"/>
      <w:r>
        <w:rPr>
          <w:i/>
          <w:iCs/>
          <w:color w:val="666666"/>
        </w:rPr>
        <w:t xml:space="preserve">). Esto posiciona al estudiante para seguir aprendiendo y le muestra que el </w:t>
      </w:r>
      <w:proofErr w:type="spellStart"/>
      <w:r>
        <w:rPr>
          <w:i/>
          <w:iCs/>
          <w:color w:val="666666"/>
        </w:rPr>
        <w:t>toolkit</w:t>
      </w:r>
      <w:proofErr w:type="spellEnd"/>
      <w:r>
        <w:rPr>
          <w:i/>
          <w:iCs/>
          <w:color w:val="666666"/>
        </w:rPr>
        <w:t xml:space="preserve"> del curso es el primer piso, no el techo.</w:t>
      </w:r>
    </w:p>
    <w:p w14:paraId="13AC58E9" w14:textId="77777777" w:rsidR="006C1A74" w:rsidRDefault="003D5ECC">
      <w:r>
        <w:br w:type="page"/>
      </w:r>
    </w:p>
    <w:p w14:paraId="13AC58EA" w14:textId="77777777" w:rsidR="006C1A74" w:rsidRDefault="003D5ECC">
      <w:pPr>
        <w:pStyle w:val="Ttulo1"/>
      </w:pPr>
      <w:r>
        <w:lastRenderedPageBreak/>
        <w:t>7. PROYECTO INTEGRADOR: INFORME DE CONSULTORÍA SISTÉMICA</w:t>
      </w:r>
    </w:p>
    <w:p w14:paraId="13AC58EB" w14:textId="77777777" w:rsidR="006C1A74" w:rsidRDefault="003D5ECC">
      <w:pPr>
        <w:pStyle w:val="Ttulo2"/>
      </w:pPr>
      <w:r>
        <w:t>7.1 Descripción</w:t>
      </w:r>
    </w:p>
    <w:p w14:paraId="13AC58EC" w14:textId="77777777" w:rsidR="006C1A74" w:rsidRDefault="003D5ECC">
      <w:pPr>
        <w:spacing w:before="80" w:after="100"/>
      </w:pPr>
      <w:r w:rsidRPr="2030D868">
        <w:rPr>
          <w:color w:val="333333"/>
        </w:rPr>
        <w:t xml:space="preserve">El proyecto es el eje central del curso (45% de la nota). Grupos de 3 estudiantes seleccionan un caso energético real </w:t>
      </w:r>
      <w:commentRangeStart w:id="65"/>
      <w:r w:rsidRPr="2030D868">
        <w:rPr>
          <w:color w:val="333333"/>
        </w:rPr>
        <w:t>en Colombia</w:t>
      </w:r>
      <w:commentRangeEnd w:id="65"/>
      <w:r>
        <w:commentReference w:id="65"/>
      </w:r>
      <w:r w:rsidRPr="2030D868">
        <w:rPr>
          <w:color w:val="333333"/>
        </w:rPr>
        <w:t xml:space="preserve"> y producen un informe de consultoría sistémica que integra progresivamente las herramientas del curso. El entregable final no es un ejercicio académico: es un documento que un tomador de decisiones del sector (inversionista, regulador, comunidad) podría usar como insumo para una decisión real.</w:t>
      </w:r>
    </w:p>
    <w:p w14:paraId="13AC58ED" w14:textId="77777777" w:rsidR="006C1A74" w:rsidRDefault="003D5ECC">
      <w:pPr>
        <w:pStyle w:val="Ttulo2"/>
      </w:pPr>
      <w:r>
        <w:t>7.2 Casos Sugeridos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C1A74" w14:paraId="13AC58F0" w14:textId="77777777">
        <w:tc>
          <w:tcPr>
            <w:tcW w:w="28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EE" w14:textId="77777777" w:rsidR="006C1A74" w:rsidRDefault="003D5ECC">
            <w:pPr>
              <w:spacing w:before="40" w:after="40"/>
              <w:jc w:val="center"/>
            </w:pPr>
            <w:r>
              <w:rPr>
                <w:b/>
                <w:bCs/>
                <w:color w:val="FFFFFF"/>
                <w:sz w:val="20"/>
                <w:szCs w:val="20"/>
              </w:rPr>
              <w:t>Caso</w:t>
            </w:r>
          </w:p>
        </w:tc>
        <w:tc>
          <w:tcPr>
            <w:tcW w:w="65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8EF" w14:textId="77777777" w:rsidR="006C1A74" w:rsidRDefault="003D5ECC">
            <w:pPr>
              <w:spacing w:before="40" w:after="40"/>
              <w:jc w:val="center"/>
            </w:pPr>
            <w:r>
              <w:rPr>
                <w:b/>
                <w:bCs/>
                <w:color w:val="FFFFFF"/>
                <w:sz w:val="20"/>
                <w:szCs w:val="20"/>
              </w:rPr>
              <w:t>Descripción y preguntas orientadoras</w:t>
            </w:r>
          </w:p>
        </w:tc>
      </w:tr>
      <w:tr w:rsidR="006C1A74" w14:paraId="13AC58F3" w14:textId="77777777">
        <w:tc>
          <w:tcPr>
            <w:tcW w:w="28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F1" w14:textId="77777777" w:rsidR="006C1A74" w:rsidRDefault="003D5ECC">
            <w:pPr>
              <w:spacing w:before="30" w:after="30"/>
            </w:pPr>
            <w:r>
              <w:rPr>
                <w:b/>
                <w:bCs/>
                <w:color w:val="333333"/>
                <w:sz w:val="20"/>
                <w:szCs w:val="20"/>
              </w:rPr>
              <w:t xml:space="preserve">Proyecto eólico </w:t>
            </w:r>
            <w:proofErr w:type="spellStart"/>
            <w:r>
              <w:rPr>
                <w:b/>
                <w:bCs/>
                <w:color w:val="333333"/>
                <w:sz w:val="20"/>
                <w:szCs w:val="20"/>
              </w:rPr>
              <w:t>Windpeshi</w:t>
            </w:r>
            <w:proofErr w:type="spellEnd"/>
            <w:r>
              <w:rPr>
                <w:b/>
                <w:bCs/>
                <w:color w:val="333333"/>
                <w:sz w:val="20"/>
                <w:szCs w:val="20"/>
              </w:rPr>
              <w:t xml:space="preserve"> (La Guajira)</w:t>
            </w:r>
          </w:p>
        </w:tc>
        <w:tc>
          <w:tcPr>
            <w:tcW w:w="65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F2" w14:textId="77777777" w:rsidR="006C1A74" w:rsidRDefault="003D5ECC">
            <w:pPr>
              <w:spacing w:before="30" w:after="30"/>
            </w:pPr>
            <w:r>
              <w:rPr>
                <w:color w:val="333333"/>
                <w:sz w:val="20"/>
                <w:szCs w:val="20"/>
              </w:rPr>
              <w:t>200 MW. Actores: EPM, comunidades Wayuu, MME, ANLA. Dinámicas de consulta previa. Retardos de transmisión. ¿Es viable sistémicamente?</w:t>
            </w:r>
          </w:p>
        </w:tc>
      </w:tr>
      <w:tr w:rsidR="006C1A74" w14:paraId="13AC58F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F4" w14:textId="77777777" w:rsidR="006C1A74" w:rsidRDefault="003D5ECC">
            <w:pPr>
              <w:spacing w:before="30" w:after="30"/>
            </w:pPr>
            <w:r>
              <w:rPr>
                <w:b/>
                <w:bCs/>
                <w:color w:val="333333"/>
                <w:sz w:val="20"/>
                <w:szCs w:val="20"/>
              </w:rPr>
              <w:t>Proyecto solar El Paso (Cesar)</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F5" w14:textId="77777777" w:rsidR="006C1A74" w:rsidRDefault="003D5ECC">
            <w:pPr>
              <w:spacing w:before="30" w:after="30"/>
            </w:pPr>
            <w:r>
              <w:rPr>
                <w:color w:val="333333"/>
                <w:sz w:val="20"/>
                <w:szCs w:val="20"/>
              </w:rPr>
              <w:t>86 MW, primer solar a gran escala. Dinámicas de mercado y precio. ¿Qué aprendizajes sistémicos deja para proyectos futuros?</w:t>
            </w:r>
          </w:p>
        </w:tc>
      </w:tr>
      <w:tr w:rsidR="006C1A74" w14:paraId="13AC58F9" w14:textId="77777777">
        <w:tc>
          <w:tcPr>
            <w:tcW w:w="28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F7" w14:textId="77777777" w:rsidR="006C1A74" w:rsidRDefault="003D5ECC">
            <w:pPr>
              <w:spacing w:before="30" w:after="30"/>
            </w:pPr>
            <w:r>
              <w:rPr>
                <w:b/>
                <w:bCs/>
                <w:color w:val="333333"/>
                <w:sz w:val="20"/>
                <w:szCs w:val="20"/>
              </w:rPr>
              <w:t>Hidroeléctrica Ituango</w:t>
            </w:r>
          </w:p>
        </w:tc>
        <w:tc>
          <w:tcPr>
            <w:tcW w:w="65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F8" w14:textId="77777777" w:rsidR="006C1A74" w:rsidRDefault="003D5ECC">
            <w:pPr>
              <w:spacing w:before="30" w:after="30"/>
            </w:pPr>
            <w:r>
              <w:rPr>
                <w:color w:val="333333"/>
                <w:sz w:val="20"/>
                <w:szCs w:val="20"/>
              </w:rPr>
              <w:t xml:space="preserve">Mega-proyecto con crisis. Dinámicas de gestión de riesgo, retardos, impacto sistémico en el SIN. ¿Qué estrategia minimiza el </w:t>
            </w:r>
            <w:proofErr w:type="spellStart"/>
            <w:r>
              <w:rPr>
                <w:color w:val="333333"/>
                <w:sz w:val="20"/>
                <w:szCs w:val="20"/>
              </w:rPr>
              <w:t>regret</w:t>
            </w:r>
            <w:proofErr w:type="spellEnd"/>
            <w:r>
              <w:rPr>
                <w:color w:val="333333"/>
                <w:sz w:val="20"/>
                <w:szCs w:val="20"/>
              </w:rPr>
              <w:t>?</w:t>
            </w:r>
          </w:p>
        </w:tc>
      </w:tr>
      <w:tr w:rsidR="006C1A74" w14:paraId="13AC58F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FA" w14:textId="77777777" w:rsidR="006C1A74" w:rsidRDefault="003D5ECC">
            <w:pPr>
              <w:spacing w:before="30" w:after="30"/>
            </w:pPr>
            <w:r>
              <w:rPr>
                <w:b/>
                <w:bCs/>
                <w:color w:val="333333"/>
                <w:sz w:val="20"/>
                <w:szCs w:val="20"/>
              </w:rPr>
              <w:t>Generación distribuida solar urbana</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8FB" w14:textId="77777777" w:rsidR="006C1A74" w:rsidRDefault="003D5ECC">
            <w:pPr>
              <w:spacing w:before="30" w:after="30"/>
            </w:pPr>
            <w:r>
              <w:rPr>
                <w:color w:val="333333"/>
                <w:sz w:val="20"/>
                <w:szCs w:val="20"/>
              </w:rPr>
              <w:t xml:space="preserve">Techos solares en Bogotá/Medellín. Adopción, </w:t>
            </w:r>
            <w:proofErr w:type="spellStart"/>
            <w:r>
              <w:rPr>
                <w:color w:val="333333"/>
                <w:sz w:val="20"/>
                <w:szCs w:val="20"/>
              </w:rPr>
              <w:t>tipping</w:t>
            </w:r>
            <w:proofErr w:type="spellEnd"/>
            <w:r>
              <w:rPr>
                <w:color w:val="333333"/>
                <w:sz w:val="20"/>
                <w:szCs w:val="20"/>
              </w:rPr>
              <w:t xml:space="preserve"> </w:t>
            </w:r>
            <w:proofErr w:type="spellStart"/>
            <w:r>
              <w:rPr>
                <w:color w:val="333333"/>
                <w:sz w:val="20"/>
                <w:szCs w:val="20"/>
              </w:rPr>
              <w:t>points</w:t>
            </w:r>
            <w:proofErr w:type="spellEnd"/>
            <w:r>
              <w:rPr>
                <w:color w:val="333333"/>
                <w:sz w:val="20"/>
                <w:szCs w:val="20"/>
              </w:rPr>
              <w:t>, regulación. ¿Qué política acelera la transición?</w:t>
            </w:r>
          </w:p>
        </w:tc>
      </w:tr>
      <w:tr w:rsidR="006C1A74" w14:paraId="13AC58FF" w14:textId="77777777">
        <w:tc>
          <w:tcPr>
            <w:tcW w:w="28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FD" w14:textId="77777777" w:rsidR="006C1A74" w:rsidRDefault="003D5ECC">
            <w:pPr>
              <w:spacing w:before="30" w:after="30"/>
            </w:pPr>
            <w:r>
              <w:rPr>
                <w:b/>
                <w:bCs/>
                <w:color w:val="333333"/>
                <w:sz w:val="20"/>
                <w:szCs w:val="20"/>
              </w:rPr>
              <w:t>Hidrógeno verde en La Guajira</w:t>
            </w:r>
          </w:p>
        </w:tc>
        <w:tc>
          <w:tcPr>
            <w:tcW w:w="65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8FE" w14:textId="77777777" w:rsidR="006C1A74" w:rsidRDefault="003D5ECC">
            <w:pPr>
              <w:spacing w:before="30" w:after="30"/>
            </w:pPr>
            <w:r>
              <w:rPr>
                <w:color w:val="333333"/>
                <w:sz w:val="20"/>
                <w:szCs w:val="20"/>
              </w:rPr>
              <w:t>Incertidumbre profunda en costos y demanda. Múltiples escenarios de futuro. ¿Vale la pena la apuesta bajo qué condiciones?</w:t>
            </w:r>
          </w:p>
        </w:tc>
      </w:tr>
      <w:tr w:rsidR="006C1A74" w14:paraId="13AC590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00" w14:textId="77777777" w:rsidR="006C1A74" w:rsidRDefault="003D5ECC">
            <w:pPr>
              <w:spacing w:before="30" w:after="30"/>
            </w:pPr>
            <w:proofErr w:type="spellStart"/>
            <w:r>
              <w:rPr>
                <w:b/>
                <w:bCs/>
                <w:color w:val="333333"/>
                <w:sz w:val="20"/>
                <w:szCs w:val="20"/>
              </w:rPr>
              <w:t>Microgrids</w:t>
            </w:r>
            <w:proofErr w:type="spellEnd"/>
            <w:r>
              <w:rPr>
                <w:b/>
                <w:bCs/>
                <w:color w:val="333333"/>
                <w:sz w:val="20"/>
                <w:szCs w:val="20"/>
              </w:rPr>
              <w:t xml:space="preserve"> en ZNI</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01" w14:textId="77777777" w:rsidR="006C1A74" w:rsidRDefault="003D5ECC">
            <w:pPr>
              <w:spacing w:before="30" w:after="30"/>
            </w:pPr>
            <w:r>
              <w:rPr>
                <w:color w:val="333333"/>
                <w:sz w:val="20"/>
                <w:szCs w:val="20"/>
              </w:rPr>
              <w:t>Zonas No Interconectadas. Gobernanza comunitaria, sostenibilidad técnica y social. ¿Qué diseño institucional maximiza la resiliencia?</w:t>
            </w:r>
          </w:p>
        </w:tc>
      </w:tr>
    </w:tbl>
    <w:p w14:paraId="13AC5903" w14:textId="77777777" w:rsidR="006C1A74" w:rsidRDefault="003D5ECC">
      <w:pPr>
        <w:pStyle w:val="Ttulo2"/>
      </w:pPr>
      <w:r>
        <w:t>7.3 Cronograma de Entregas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3583"/>
        <w:gridCol w:w="1795"/>
        <w:gridCol w:w="1032"/>
        <w:gridCol w:w="2251"/>
      </w:tblGrid>
      <w:tr w:rsidR="006C1A74" w14:paraId="13AC5909" w14:textId="77777777">
        <w:tc>
          <w:tcPr>
            <w:tcW w:w="7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904" w14:textId="77777777" w:rsidR="006C1A74" w:rsidRDefault="003D5ECC">
            <w:pPr>
              <w:spacing w:before="40" w:after="40"/>
              <w:jc w:val="center"/>
            </w:pPr>
            <w:proofErr w:type="spellStart"/>
            <w:r>
              <w:rPr>
                <w:b/>
                <w:bCs/>
                <w:color w:val="FFFFFF"/>
                <w:sz w:val="20"/>
                <w:szCs w:val="20"/>
              </w:rPr>
              <w:t>Sem</w:t>
            </w:r>
            <w:proofErr w:type="spellEnd"/>
            <w:r>
              <w:rPr>
                <w:b/>
                <w:bCs/>
                <w:color w:val="FFFFFF"/>
                <w:sz w:val="20"/>
                <w:szCs w:val="20"/>
              </w:rPr>
              <w:t>.</w:t>
            </w:r>
          </w:p>
        </w:tc>
        <w:tc>
          <w:tcPr>
            <w:tcW w:w="36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905" w14:textId="77777777" w:rsidR="006C1A74" w:rsidRDefault="003D5ECC">
            <w:pPr>
              <w:spacing w:before="40" w:after="40"/>
              <w:jc w:val="center"/>
            </w:pPr>
            <w:r>
              <w:rPr>
                <w:b/>
                <w:bCs/>
                <w:color w:val="FFFFFF"/>
                <w:sz w:val="20"/>
                <w:szCs w:val="20"/>
              </w:rPr>
              <w:t>Entregable</w:t>
            </w:r>
          </w:p>
        </w:tc>
        <w:tc>
          <w:tcPr>
            <w:tcW w:w="18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906" w14:textId="77777777" w:rsidR="006C1A74" w:rsidRDefault="003D5ECC">
            <w:pPr>
              <w:spacing w:before="40" w:after="40"/>
              <w:jc w:val="center"/>
            </w:pPr>
            <w:r>
              <w:rPr>
                <w:b/>
                <w:bCs/>
                <w:color w:val="FFFFFF"/>
                <w:sz w:val="20"/>
                <w:szCs w:val="20"/>
              </w:rPr>
              <w:t>Contenido clave</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907" w14:textId="77777777" w:rsidR="006C1A74" w:rsidRDefault="003D5ECC">
            <w:pPr>
              <w:spacing w:before="40" w:after="40"/>
              <w:jc w:val="center"/>
            </w:pPr>
            <w:r>
              <w:rPr>
                <w:b/>
                <w:bCs/>
                <w:color w:val="FFFFFF"/>
                <w:sz w:val="20"/>
                <w:szCs w:val="20"/>
              </w:rPr>
              <w:t>Peso</w:t>
            </w:r>
          </w:p>
        </w:tc>
        <w:tc>
          <w:tcPr>
            <w:tcW w:w="22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908" w14:textId="77777777" w:rsidR="006C1A74" w:rsidRDefault="003D5ECC">
            <w:pPr>
              <w:spacing w:before="40" w:after="40"/>
              <w:jc w:val="center"/>
            </w:pPr>
            <w:r>
              <w:rPr>
                <w:b/>
                <w:bCs/>
                <w:color w:val="FFFFFF"/>
                <w:sz w:val="20"/>
                <w:szCs w:val="20"/>
              </w:rPr>
              <w:t>Evaluación</w:t>
            </w:r>
          </w:p>
        </w:tc>
      </w:tr>
      <w:tr w:rsidR="006C1A74" w14:paraId="13AC590F" w14:textId="77777777">
        <w:tc>
          <w:tcPr>
            <w:tcW w:w="7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0A" w14:textId="77777777" w:rsidR="006C1A74" w:rsidRDefault="003D5ECC">
            <w:pPr>
              <w:spacing w:before="30" w:after="30"/>
              <w:jc w:val="center"/>
            </w:pPr>
            <w:r>
              <w:rPr>
                <w:b/>
                <w:bCs/>
                <w:color w:val="333333"/>
                <w:sz w:val="20"/>
                <w:szCs w:val="20"/>
              </w:rPr>
              <w:t>1</w:t>
            </w:r>
          </w:p>
        </w:tc>
        <w:tc>
          <w:tcPr>
            <w:tcW w:w="36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0B" w14:textId="77777777" w:rsidR="006C1A74" w:rsidRDefault="003D5ECC">
            <w:pPr>
              <w:spacing w:before="30" w:after="30"/>
            </w:pPr>
            <w:r>
              <w:rPr>
                <w:color w:val="333333"/>
                <w:sz w:val="20"/>
                <w:szCs w:val="20"/>
              </w:rPr>
              <w:t>Ficha de proyecto</w:t>
            </w:r>
          </w:p>
        </w:tc>
        <w:tc>
          <w:tcPr>
            <w:tcW w:w="18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0C" w14:textId="77777777" w:rsidR="006C1A74" w:rsidRDefault="003D5ECC">
            <w:pPr>
              <w:spacing w:before="30" w:after="30"/>
            </w:pPr>
            <w:r>
              <w:rPr>
                <w:color w:val="333333"/>
                <w:sz w:val="20"/>
                <w:szCs w:val="20"/>
              </w:rPr>
              <w:t>Caso, actores, preguntas</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0D" w14:textId="77777777" w:rsidR="006C1A74" w:rsidRDefault="003D5ECC">
            <w:pPr>
              <w:spacing w:before="30" w:after="30"/>
              <w:jc w:val="center"/>
            </w:pPr>
            <w:r>
              <w:rPr>
                <w:color w:val="333333"/>
                <w:sz w:val="20"/>
                <w:szCs w:val="20"/>
              </w:rPr>
              <w:t>Formativo</w:t>
            </w:r>
          </w:p>
        </w:tc>
        <w:tc>
          <w:tcPr>
            <w:tcW w:w="22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0E" w14:textId="77777777" w:rsidR="006C1A74" w:rsidRDefault="003D5ECC">
            <w:pPr>
              <w:spacing w:before="30" w:after="30"/>
              <w:jc w:val="center"/>
            </w:pPr>
            <w:r>
              <w:rPr>
                <w:color w:val="333333"/>
                <w:sz w:val="20"/>
                <w:szCs w:val="20"/>
              </w:rPr>
              <w:t>Autónomo</w:t>
            </w:r>
          </w:p>
        </w:tc>
      </w:tr>
      <w:tr w:rsidR="006C1A74" w14:paraId="13AC5915"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10" w14:textId="77777777" w:rsidR="006C1A74" w:rsidRDefault="003D5ECC">
            <w:pPr>
              <w:spacing w:before="30" w:after="30"/>
              <w:jc w:val="center"/>
            </w:pPr>
            <w:r>
              <w:rPr>
                <w:b/>
                <w:bCs/>
                <w:color w:val="333333"/>
                <w:sz w:val="20"/>
                <w:szCs w:val="20"/>
              </w:rPr>
              <w:t>2</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11" w14:textId="77777777" w:rsidR="006C1A74" w:rsidRDefault="003D5ECC">
            <w:pPr>
              <w:spacing w:before="30" w:after="30"/>
            </w:pPr>
            <w:r>
              <w:rPr>
                <w:color w:val="333333"/>
                <w:sz w:val="20"/>
                <w:szCs w:val="20"/>
              </w:rPr>
              <w:t>CLD formal + narrativa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12" w14:textId="77777777" w:rsidR="006C1A74" w:rsidRDefault="003D5ECC">
            <w:pPr>
              <w:spacing w:before="30" w:after="30"/>
            </w:pPr>
            <w:r>
              <w:rPr>
                <w:color w:val="333333"/>
                <w:sz w:val="20"/>
                <w:szCs w:val="20"/>
              </w:rPr>
              <w:t xml:space="preserve">CLD en </w:t>
            </w:r>
            <w:proofErr w:type="spellStart"/>
            <w:r>
              <w:rPr>
                <w:color w:val="333333"/>
                <w:sz w:val="20"/>
                <w:szCs w:val="20"/>
              </w:rPr>
              <w:t>Vensim</w:t>
            </w:r>
            <w:proofErr w:type="spellEnd"/>
            <w:r>
              <w:rPr>
                <w:color w:val="333333"/>
                <w:sz w:val="20"/>
                <w:szCs w:val="20"/>
              </w:rPr>
              <w:t xml:space="preserve"> + 800 pal.</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13" w14:textId="77777777" w:rsidR="006C1A74" w:rsidRDefault="003D5ECC">
            <w:pPr>
              <w:spacing w:before="30" w:after="30"/>
              <w:jc w:val="center"/>
            </w:pPr>
            <w:r>
              <w:rPr>
                <w:color w:val="333333"/>
                <w:sz w:val="20"/>
                <w:szCs w:val="20"/>
              </w:rPr>
              <w:t>Formativo</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14" w14:textId="77777777" w:rsidR="006C1A74" w:rsidRDefault="003D5ECC">
            <w:pPr>
              <w:spacing w:before="30" w:after="30"/>
              <w:jc w:val="center"/>
            </w:pPr>
            <w:r>
              <w:rPr>
                <w:color w:val="333333"/>
                <w:sz w:val="20"/>
                <w:szCs w:val="20"/>
              </w:rPr>
              <w:t>Sincrónico</w:t>
            </w:r>
          </w:p>
        </w:tc>
      </w:tr>
      <w:tr w:rsidR="006C1A74" w14:paraId="13AC591B" w14:textId="77777777">
        <w:tc>
          <w:tcPr>
            <w:tcW w:w="7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16" w14:textId="77777777" w:rsidR="006C1A74" w:rsidRDefault="003D5ECC">
            <w:pPr>
              <w:spacing w:before="30" w:after="30"/>
              <w:jc w:val="center"/>
            </w:pPr>
            <w:r>
              <w:rPr>
                <w:b/>
                <w:bCs/>
                <w:color w:val="333333"/>
                <w:sz w:val="20"/>
                <w:szCs w:val="20"/>
              </w:rPr>
              <w:t>3</w:t>
            </w:r>
          </w:p>
        </w:tc>
        <w:tc>
          <w:tcPr>
            <w:tcW w:w="36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17" w14:textId="77777777" w:rsidR="006C1A74" w:rsidRDefault="003D5ECC">
            <w:pPr>
              <w:spacing w:before="30" w:after="30"/>
            </w:pPr>
            <w:r>
              <w:rPr>
                <w:color w:val="333333"/>
                <w:sz w:val="20"/>
                <w:szCs w:val="20"/>
              </w:rPr>
              <w:t>Avance 1: CLD + estructura SD</w:t>
            </w:r>
          </w:p>
        </w:tc>
        <w:tc>
          <w:tcPr>
            <w:tcW w:w="18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18" w14:textId="77777777" w:rsidR="006C1A74" w:rsidRDefault="003D5ECC">
            <w:pPr>
              <w:spacing w:before="30" w:after="30"/>
            </w:pPr>
            <w:r>
              <w:rPr>
                <w:color w:val="333333"/>
                <w:sz w:val="20"/>
                <w:szCs w:val="20"/>
              </w:rPr>
              <w:t>1,500 palabras</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19" w14:textId="77777777" w:rsidR="006C1A74" w:rsidRDefault="003D5ECC">
            <w:pPr>
              <w:spacing w:before="30" w:after="30"/>
              <w:jc w:val="center"/>
            </w:pPr>
            <w:r>
              <w:rPr>
                <w:color w:val="333333"/>
                <w:sz w:val="20"/>
                <w:szCs w:val="20"/>
              </w:rPr>
              <w:t>5%</w:t>
            </w:r>
          </w:p>
        </w:tc>
        <w:tc>
          <w:tcPr>
            <w:tcW w:w="22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1A" w14:textId="77777777" w:rsidR="006C1A74" w:rsidRDefault="003D5ECC">
            <w:pPr>
              <w:spacing w:before="30" w:after="30"/>
              <w:jc w:val="center"/>
            </w:pPr>
            <w:r>
              <w:rPr>
                <w:color w:val="333333"/>
                <w:sz w:val="20"/>
                <w:szCs w:val="20"/>
              </w:rPr>
              <w:t>Sincrónico</w:t>
            </w:r>
          </w:p>
        </w:tc>
      </w:tr>
      <w:tr w:rsidR="006C1A74" w14:paraId="13AC5921"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1C" w14:textId="77777777" w:rsidR="006C1A74" w:rsidRDefault="003D5ECC">
            <w:pPr>
              <w:spacing w:before="30" w:after="30"/>
              <w:jc w:val="center"/>
            </w:pPr>
            <w:r>
              <w:rPr>
                <w:b/>
                <w:bCs/>
                <w:color w:val="333333"/>
                <w:sz w:val="20"/>
                <w:szCs w:val="20"/>
              </w:rPr>
              <w:t>5</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1D" w14:textId="77777777" w:rsidR="006C1A74" w:rsidRDefault="003D5ECC">
            <w:pPr>
              <w:spacing w:before="30" w:after="30"/>
            </w:pPr>
            <w:r>
              <w:rPr>
                <w:color w:val="333333"/>
                <w:sz w:val="20"/>
                <w:szCs w:val="20"/>
              </w:rPr>
              <w:t>Avance 2: SD + escenarios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1E" w14:textId="77777777" w:rsidR="006C1A74" w:rsidRDefault="003D5ECC">
            <w:pPr>
              <w:spacing w:before="30" w:after="30"/>
            </w:pPr>
            <w:r>
              <w:rPr>
                <w:color w:val="333333"/>
                <w:sz w:val="20"/>
                <w:szCs w:val="20"/>
              </w:rPr>
              <w:t>2,000 palabras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1F" w14:textId="77777777" w:rsidR="006C1A74" w:rsidRDefault="003D5ECC">
            <w:pPr>
              <w:spacing w:before="30" w:after="30"/>
              <w:jc w:val="center"/>
            </w:pPr>
            <w:r>
              <w:rPr>
                <w:color w:val="333333"/>
                <w:sz w:val="20"/>
                <w:szCs w:val="20"/>
              </w:rPr>
              <w:t>5%</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20" w14:textId="77777777" w:rsidR="006C1A74" w:rsidRDefault="003D5ECC">
            <w:pPr>
              <w:spacing w:before="30" w:after="30"/>
              <w:jc w:val="center"/>
            </w:pPr>
            <w:r>
              <w:rPr>
                <w:color w:val="333333"/>
                <w:sz w:val="20"/>
                <w:szCs w:val="20"/>
              </w:rPr>
              <w:t>Sincrónico</w:t>
            </w:r>
          </w:p>
        </w:tc>
      </w:tr>
      <w:tr w:rsidR="006C1A74" w14:paraId="13AC5927" w14:textId="77777777">
        <w:tc>
          <w:tcPr>
            <w:tcW w:w="7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22" w14:textId="77777777" w:rsidR="006C1A74" w:rsidRDefault="003D5ECC">
            <w:pPr>
              <w:spacing w:before="30" w:after="30"/>
              <w:jc w:val="center"/>
            </w:pPr>
            <w:r>
              <w:rPr>
                <w:b/>
                <w:bCs/>
                <w:color w:val="333333"/>
                <w:sz w:val="20"/>
                <w:szCs w:val="20"/>
              </w:rPr>
              <w:t>7</w:t>
            </w:r>
          </w:p>
        </w:tc>
        <w:tc>
          <w:tcPr>
            <w:tcW w:w="36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23" w14:textId="77777777" w:rsidR="006C1A74" w:rsidRDefault="003D5ECC">
            <w:pPr>
              <w:spacing w:before="30" w:after="30"/>
            </w:pPr>
            <w:r>
              <w:rPr>
                <w:color w:val="333333"/>
                <w:sz w:val="20"/>
                <w:szCs w:val="20"/>
              </w:rPr>
              <w:t>Avance 3: Integración completa</w:t>
            </w:r>
          </w:p>
        </w:tc>
        <w:tc>
          <w:tcPr>
            <w:tcW w:w="18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24" w14:textId="77777777" w:rsidR="006C1A74" w:rsidRDefault="003D5ECC">
            <w:pPr>
              <w:spacing w:before="30" w:after="30"/>
            </w:pPr>
            <w:r>
              <w:rPr>
                <w:color w:val="333333"/>
                <w:sz w:val="20"/>
                <w:szCs w:val="20"/>
              </w:rPr>
              <w:t>2,500 palabras</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25" w14:textId="77777777" w:rsidR="006C1A74" w:rsidRDefault="003D5ECC">
            <w:pPr>
              <w:spacing w:before="30" w:after="30"/>
              <w:jc w:val="center"/>
            </w:pPr>
            <w:r>
              <w:rPr>
                <w:color w:val="333333"/>
                <w:sz w:val="20"/>
                <w:szCs w:val="20"/>
              </w:rPr>
              <w:t>5%</w:t>
            </w:r>
          </w:p>
        </w:tc>
        <w:tc>
          <w:tcPr>
            <w:tcW w:w="22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26" w14:textId="77777777" w:rsidR="006C1A74" w:rsidRDefault="003D5ECC">
            <w:pPr>
              <w:spacing w:before="30" w:after="30"/>
              <w:jc w:val="center"/>
            </w:pPr>
            <w:r>
              <w:rPr>
                <w:color w:val="333333"/>
                <w:sz w:val="20"/>
                <w:szCs w:val="20"/>
              </w:rPr>
              <w:t>Sincrónico</w:t>
            </w:r>
          </w:p>
        </w:tc>
      </w:tr>
      <w:tr w:rsidR="006C1A74" w14:paraId="13AC592D"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28" w14:textId="77777777" w:rsidR="006C1A74" w:rsidRDefault="003D5ECC">
            <w:pPr>
              <w:spacing w:before="30" w:after="30"/>
              <w:jc w:val="center"/>
            </w:pPr>
            <w:r>
              <w:rPr>
                <w:b/>
                <w:bCs/>
                <w:color w:val="333333"/>
                <w:sz w:val="20"/>
                <w:szCs w:val="20"/>
              </w:rPr>
              <w:t>8</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29" w14:textId="77777777" w:rsidR="006C1A74" w:rsidRDefault="003D5ECC">
            <w:pPr>
              <w:spacing w:before="30" w:after="30"/>
            </w:pPr>
            <w:r>
              <w:rPr>
                <w:b/>
                <w:bCs/>
                <w:color w:val="333333"/>
                <w:sz w:val="20"/>
                <w:szCs w:val="20"/>
              </w:rPr>
              <w:t>Informe final + Presentación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2A" w14:textId="77777777" w:rsidR="006C1A74" w:rsidRDefault="003D5ECC">
            <w:pPr>
              <w:spacing w:before="30" w:after="30"/>
            </w:pPr>
            <w:r>
              <w:rPr>
                <w:color w:val="333333"/>
                <w:sz w:val="20"/>
                <w:szCs w:val="20"/>
              </w:rPr>
              <w:t>5,000 – 7,000 palabras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2B" w14:textId="77777777" w:rsidR="006C1A74" w:rsidRDefault="003D5ECC">
            <w:pPr>
              <w:spacing w:before="30" w:after="30"/>
              <w:jc w:val="center"/>
            </w:pPr>
            <w:r>
              <w:rPr>
                <w:b/>
                <w:bCs/>
                <w:color w:val="333333"/>
                <w:sz w:val="20"/>
                <w:szCs w:val="20"/>
              </w:rPr>
              <w:t>25%+5%</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2C" w14:textId="77777777" w:rsidR="006C1A74" w:rsidRDefault="003D5ECC">
            <w:pPr>
              <w:spacing w:before="30" w:after="30"/>
              <w:jc w:val="center"/>
            </w:pPr>
            <w:r>
              <w:rPr>
                <w:color w:val="333333"/>
                <w:sz w:val="20"/>
                <w:szCs w:val="20"/>
              </w:rPr>
              <w:t>Panel</w:t>
            </w:r>
          </w:p>
        </w:tc>
      </w:tr>
    </w:tbl>
    <w:p w14:paraId="2DCD11C0" w14:textId="77777777" w:rsidR="00500F4B" w:rsidRDefault="00500F4B">
      <w:pPr>
        <w:pStyle w:val="Ttulo2"/>
        <w:rPr>
          <w:ins w:id="66" w:author="Camilo Hernando" w:date="2026-04-08T13:55:00Z"/>
        </w:rPr>
      </w:pPr>
    </w:p>
    <w:p w14:paraId="2F5AA653" w14:textId="77777777" w:rsidR="00500F4B" w:rsidRDefault="00500F4B">
      <w:pPr>
        <w:rPr>
          <w:ins w:id="67" w:author="Camilo Hernando" w:date="2026-04-08T13:55:00Z"/>
          <w:b/>
          <w:bCs/>
          <w:color w:val="2E5090"/>
          <w:sz w:val="26"/>
          <w:szCs w:val="26"/>
        </w:rPr>
      </w:pPr>
      <w:ins w:id="68" w:author="Camilo Hernando" w:date="2026-04-08T13:55:00Z">
        <w:r>
          <w:lastRenderedPageBreak/>
          <w:br w:type="page"/>
        </w:r>
      </w:ins>
    </w:p>
    <w:p w14:paraId="13AC592E" w14:textId="2F2EBECE" w:rsidR="006C1A74" w:rsidRDefault="003D5ECC">
      <w:pPr>
        <w:pStyle w:val="Ttulo2"/>
      </w:pPr>
      <w:r>
        <w:lastRenderedPageBreak/>
        <w:t>7.4 Estructura del Informe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C1A74" w14:paraId="13AC5931" w14:textId="77777777">
        <w:tc>
          <w:tcPr>
            <w:tcW w:w="3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92F" w14:textId="77777777" w:rsidR="006C1A74" w:rsidRDefault="003D5ECC">
            <w:pPr>
              <w:spacing w:before="40" w:after="40"/>
              <w:jc w:val="center"/>
            </w:pPr>
            <w:r>
              <w:rPr>
                <w:b/>
                <w:bCs/>
                <w:color w:val="FFFFFF"/>
                <w:sz w:val="20"/>
                <w:szCs w:val="20"/>
              </w:rPr>
              <w:t>Sección</w:t>
            </w:r>
          </w:p>
        </w:tc>
        <w:tc>
          <w:tcPr>
            <w:tcW w:w="61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3AC5930" w14:textId="77777777" w:rsidR="006C1A74" w:rsidRDefault="003D5ECC">
            <w:pPr>
              <w:spacing w:before="40" w:after="40"/>
              <w:jc w:val="center"/>
            </w:pPr>
            <w:r>
              <w:rPr>
                <w:b/>
                <w:bCs/>
                <w:color w:val="FFFFFF"/>
                <w:sz w:val="20"/>
                <w:szCs w:val="20"/>
              </w:rPr>
              <w:t>Contenido</w:t>
            </w:r>
          </w:p>
        </w:tc>
      </w:tr>
      <w:tr w:rsidR="006C1A74" w14:paraId="13AC5934" w14:textId="77777777">
        <w:tc>
          <w:tcPr>
            <w:tcW w:w="3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32" w14:textId="77777777" w:rsidR="006C1A74" w:rsidRDefault="003D5ECC">
            <w:pPr>
              <w:spacing w:before="30" w:after="30"/>
            </w:pPr>
            <w:r>
              <w:rPr>
                <w:b/>
                <w:bCs/>
                <w:color w:val="333333"/>
                <w:sz w:val="20"/>
                <w:szCs w:val="20"/>
              </w:rPr>
              <w:t>1. Caso y contexto</w:t>
            </w:r>
          </w:p>
        </w:tc>
        <w:tc>
          <w:tcPr>
            <w:tcW w:w="61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33" w14:textId="77777777" w:rsidR="006C1A74" w:rsidRDefault="003D5ECC">
            <w:pPr>
              <w:spacing w:before="30" w:after="30"/>
            </w:pPr>
            <w:r>
              <w:rPr>
                <w:color w:val="333333"/>
                <w:sz w:val="20"/>
                <w:szCs w:val="20"/>
              </w:rPr>
              <w:t>Descripción del proyecto, contexto regulatorio colombiano, relevancia y pregunta central de análisis.</w:t>
            </w:r>
          </w:p>
        </w:tc>
      </w:tr>
      <w:tr w:rsidR="006C1A74" w14:paraId="13AC5937"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35" w14:textId="77777777" w:rsidR="006C1A74" w:rsidRDefault="003D5ECC">
            <w:pPr>
              <w:spacing w:before="30" w:after="30"/>
            </w:pPr>
            <w:r>
              <w:rPr>
                <w:b/>
                <w:bCs/>
                <w:color w:val="333333"/>
                <w:sz w:val="20"/>
                <w:szCs w:val="20"/>
              </w:rPr>
              <w:t>2. Mapeo sistémico (CLD)</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36" w14:textId="77777777" w:rsidR="006C1A74" w:rsidRDefault="003D5ECC">
            <w:pPr>
              <w:spacing w:before="30" w:after="30"/>
            </w:pPr>
            <w:r>
              <w:rPr>
                <w:color w:val="333333"/>
                <w:sz w:val="20"/>
                <w:szCs w:val="20"/>
              </w:rPr>
              <w:t>CLD final con narrativa. Lazos de retroalimentación, retardos, arquetipos identificados.</w:t>
            </w:r>
          </w:p>
        </w:tc>
      </w:tr>
      <w:tr w:rsidR="006C1A74" w14:paraId="13AC593A" w14:textId="77777777">
        <w:tc>
          <w:tcPr>
            <w:tcW w:w="3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38" w14:textId="77777777" w:rsidR="006C1A74" w:rsidRDefault="003D5ECC">
            <w:pPr>
              <w:spacing w:before="30" w:after="30"/>
            </w:pPr>
            <w:r>
              <w:rPr>
                <w:b/>
                <w:bCs/>
                <w:color w:val="333333"/>
                <w:sz w:val="20"/>
                <w:szCs w:val="20"/>
              </w:rPr>
              <w:t>3. Modelo de dinámica de sistemas</w:t>
            </w:r>
          </w:p>
        </w:tc>
        <w:tc>
          <w:tcPr>
            <w:tcW w:w="61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39" w14:textId="77777777" w:rsidR="006C1A74" w:rsidRDefault="003D5ECC">
            <w:pPr>
              <w:spacing w:before="30" w:after="30"/>
            </w:pPr>
            <w:r>
              <w:rPr>
                <w:color w:val="333333"/>
                <w:sz w:val="20"/>
                <w:szCs w:val="20"/>
              </w:rPr>
              <w:t xml:space="preserve">Modelo </w:t>
            </w:r>
            <w:proofErr w:type="spellStart"/>
            <w:r>
              <w:rPr>
                <w:color w:val="333333"/>
                <w:sz w:val="20"/>
                <w:szCs w:val="20"/>
              </w:rPr>
              <w:t>Vensim</w:t>
            </w:r>
            <w:proofErr w:type="spellEnd"/>
            <w:r>
              <w:rPr>
                <w:color w:val="333333"/>
                <w:sz w:val="20"/>
                <w:szCs w:val="20"/>
              </w:rPr>
              <w:t xml:space="preserve"> con documentación de supuestos, parámetros, calibración. Resultados del caso base.</w:t>
            </w:r>
          </w:p>
        </w:tc>
      </w:tr>
      <w:tr w:rsidR="006C1A74" w14:paraId="13AC593D"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3B" w14:textId="77777777" w:rsidR="006C1A74" w:rsidRDefault="003D5ECC">
            <w:pPr>
              <w:spacing w:before="30" w:after="30"/>
            </w:pPr>
            <w:r>
              <w:rPr>
                <w:b/>
                <w:bCs/>
                <w:color w:val="333333"/>
                <w:sz w:val="20"/>
                <w:szCs w:val="20"/>
              </w:rPr>
              <w:t>4. Análisis de escenarios</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3C" w14:textId="77777777" w:rsidR="006C1A74" w:rsidRDefault="003D5ECC">
            <w:pPr>
              <w:spacing w:before="30" w:after="30"/>
            </w:pPr>
            <w:r>
              <w:rPr>
                <w:color w:val="333333"/>
                <w:sz w:val="20"/>
                <w:szCs w:val="20"/>
              </w:rPr>
              <w:t>Escenarios cualitativamente distintos (no solo variaciones paramétricas). Evaluación de estrategias bajo cada escenario. Identificación de la estrategia más robusta.</w:t>
            </w:r>
          </w:p>
        </w:tc>
      </w:tr>
      <w:tr w:rsidR="006C1A74" w14:paraId="13AC5940" w14:textId="77777777">
        <w:tc>
          <w:tcPr>
            <w:tcW w:w="3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3E" w14:textId="77777777" w:rsidR="006C1A74" w:rsidRDefault="003D5ECC">
            <w:pPr>
              <w:spacing w:before="30" w:after="30"/>
            </w:pPr>
            <w:r>
              <w:rPr>
                <w:b/>
                <w:bCs/>
                <w:color w:val="333333"/>
                <w:sz w:val="20"/>
                <w:szCs w:val="20"/>
              </w:rPr>
              <w:t>5. Dimensión social y gobernanza</w:t>
            </w:r>
          </w:p>
        </w:tc>
        <w:tc>
          <w:tcPr>
            <w:tcW w:w="61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3F" w14:textId="77777777" w:rsidR="006C1A74" w:rsidRDefault="003D5ECC">
            <w:pPr>
              <w:spacing w:before="30" w:after="30"/>
            </w:pPr>
            <w:r>
              <w:rPr>
                <w:color w:val="333333"/>
                <w:sz w:val="20"/>
                <w:szCs w:val="20"/>
              </w:rPr>
              <w:t>Mapa de actores, análisis de gobernanza, consulta previa si aplica, justicia energética.</w:t>
            </w:r>
          </w:p>
        </w:tc>
      </w:tr>
      <w:tr w:rsidR="006C1A74" w14:paraId="13AC5943"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41" w14:textId="77777777" w:rsidR="006C1A74" w:rsidRDefault="003D5ECC">
            <w:pPr>
              <w:spacing w:before="30" w:after="30"/>
            </w:pPr>
            <w:r>
              <w:rPr>
                <w:b/>
                <w:bCs/>
                <w:color w:val="333333"/>
                <w:sz w:val="20"/>
                <w:szCs w:val="20"/>
              </w:rPr>
              <w:t>6. Recomendaciones estratégicas</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C5942" w14:textId="77777777" w:rsidR="006C1A74" w:rsidRDefault="003D5ECC">
            <w:pPr>
              <w:spacing w:before="30" w:after="30"/>
            </w:pPr>
            <w:r>
              <w:rPr>
                <w:color w:val="333333"/>
                <w:sz w:val="20"/>
                <w:szCs w:val="20"/>
              </w:rPr>
              <w:t>Dirigidas a un tomador de decisiones específico. Accionables, priorizadas, con condiciones de validez ("esta recomendación es válida si...").</w:t>
            </w:r>
          </w:p>
        </w:tc>
      </w:tr>
      <w:tr w:rsidR="006C1A74" w14:paraId="13AC5946" w14:textId="77777777">
        <w:tc>
          <w:tcPr>
            <w:tcW w:w="3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44" w14:textId="77777777" w:rsidR="006C1A74" w:rsidRDefault="003D5ECC">
            <w:pPr>
              <w:spacing w:before="30" w:after="30"/>
            </w:pPr>
            <w:r>
              <w:rPr>
                <w:b/>
                <w:bCs/>
                <w:color w:val="333333"/>
                <w:sz w:val="20"/>
                <w:szCs w:val="20"/>
              </w:rPr>
              <w:t>7. Limitaciones y horizonte futuro</w:t>
            </w:r>
          </w:p>
        </w:tc>
        <w:tc>
          <w:tcPr>
            <w:tcW w:w="61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3AC5945" w14:textId="77777777" w:rsidR="006C1A74" w:rsidRDefault="003D5ECC">
            <w:pPr>
              <w:spacing w:before="30" w:after="30"/>
            </w:pPr>
            <w:r>
              <w:rPr>
                <w:color w:val="333333"/>
                <w:sz w:val="20"/>
                <w:szCs w:val="20"/>
              </w:rPr>
              <w:t>Qué no captura el análisis. Qué herramientas adicionales (redes, ABM, RDM formal) serían valiosas. Qué incertidumbres permanecen.</w:t>
            </w:r>
          </w:p>
        </w:tc>
      </w:tr>
    </w:tbl>
    <w:p w14:paraId="13AC5947" w14:textId="77777777" w:rsidR="006C1A74" w:rsidRDefault="003D5ECC">
      <w:r>
        <w:br w:type="page"/>
      </w:r>
    </w:p>
    <w:p w14:paraId="13AC5948" w14:textId="77777777" w:rsidR="006C1A74" w:rsidRDefault="003D5ECC">
      <w:pPr>
        <w:pStyle w:val="Ttulo1"/>
      </w:pPr>
      <w:r>
        <w:lastRenderedPageBreak/>
        <w:t>8. VENTANAS AL ESTADO DEL ARTE: HERRAMIENTAS AVANZADAS</w:t>
      </w:r>
    </w:p>
    <w:p w14:paraId="13AC5949" w14:textId="77777777" w:rsidR="006C1A74" w:rsidRDefault="003D5ECC">
      <w:pPr>
        <w:spacing w:before="120" w:after="120"/>
      </w:pPr>
      <w:r>
        <w:rPr>
          <w:color w:val="333333"/>
        </w:rPr>
        <w:t>El curso se concentra en las herramientas de uso profesional consolidado: pensamiento sistémico, dinámica de sistemas y análisis de escenarios. Sin embargo, el campo de la analítica de sistemas energéticos tiene un horizonte mucho más amplio. Esta sección documenta tres familias de herramientas avanzadas que el estudiante encontrará referenciadas en la video-lección 8.1 y que constituyen caminos naturales de profundización posterior.</w:t>
      </w:r>
    </w:p>
    <w:p w14:paraId="13AC594A" w14:textId="77777777" w:rsidR="006C1A74" w:rsidRDefault="003D5ECC">
      <w:pPr>
        <w:pStyle w:val="Ttulo2"/>
      </w:pPr>
      <w:r>
        <w:t>8.1 Análisis de Redes Complejas (</w:t>
      </w:r>
      <w:proofErr w:type="spellStart"/>
      <w:r>
        <w:t>NetworkX</w:t>
      </w:r>
      <w:proofErr w:type="spellEnd"/>
      <w:r>
        <w:t>, Python)</w:t>
      </w:r>
    </w:p>
    <w:p w14:paraId="13AC594B" w14:textId="77777777" w:rsidR="006C1A74" w:rsidRDefault="003D5ECC">
      <w:pPr>
        <w:spacing w:before="80" w:after="60"/>
      </w:pPr>
      <w:r>
        <w:rPr>
          <w:color w:val="333333"/>
        </w:rPr>
        <w:t xml:space="preserve">Permite analizar la topología de la infraestructura eléctrica: subestaciones como nodos, líneas como aristas. Las métricas de centralidad identifican nodos críticos; la simulación de fallas en cascada revela la paradoja "robusto pero frágil" de </w:t>
      </w:r>
      <w:proofErr w:type="spellStart"/>
      <w:r>
        <w:rPr>
          <w:color w:val="333333"/>
        </w:rPr>
        <w:t>Barabási</w:t>
      </w:r>
      <w:proofErr w:type="spellEnd"/>
      <w:r>
        <w:rPr>
          <w:color w:val="333333"/>
        </w:rPr>
        <w:t xml:space="preserve"> (la red resiste fallas </w:t>
      </w:r>
      <w:proofErr w:type="gramStart"/>
      <w:r>
        <w:rPr>
          <w:color w:val="333333"/>
        </w:rPr>
        <w:t>aleatorias</w:t>
      </w:r>
      <w:proofErr w:type="gramEnd"/>
      <w:r>
        <w:rPr>
          <w:color w:val="333333"/>
        </w:rPr>
        <w:t xml:space="preserve"> pero colapsa ante ataques dirigidos a </w:t>
      </w:r>
      <w:proofErr w:type="spellStart"/>
      <w:r>
        <w:rPr>
          <w:color w:val="333333"/>
        </w:rPr>
        <w:t>hubs</w:t>
      </w:r>
      <w:proofErr w:type="spellEnd"/>
      <w:r>
        <w:rPr>
          <w:color w:val="333333"/>
        </w:rPr>
        <w:t>). Aplicación directa: evaluar cómo la conexión de FNCER en La Guajira afecta la resiliencia topológica del STN.</w:t>
      </w:r>
    </w:p>
    <w:p w14:paraId="13AC594C" w14:textId="77777777" w:rsidR="006C1A74" w:rsidRDefault="003D5ECC">
      <w:pPr>
        <w:spacing w:before="40" w:after="80"/>
      </w:pPr>
      <w:r>
        <w:rPr>
          <w:i/>
          <w:iCs/>
          <w:color w:val="666666"/>
        </w:rPr>
        <w:t xml:space="preserve">Referencias: Network </w:t>
      </w:r>
      <w:proofErr w:type="spellStart"/>
      <w:r>
        <w:rPr>
          <w:i/>
          <w:iCs/>
          <w:color w:val="666666"/>
        </w:rPr>
        <w:t>Science</w:t>
      </w:r>
      <w:proofErr w:type="spellEnd"/>
      <w:r>
        <w:rPr>
          <w:i/>
          <w:iCs/>
          <w:color w:val="666666"/>
        </w:rPr>
        <w:t xml:space="preserve"> — </w:t>
      </w:r>
      <w:proofErr w:type="spellStart"/>
      <w:r>
        <w:rPr>
          <w:i/>
          <w:iCs/>
          <w:color w:val="666666"/>
        </w:rPr>
        <w:t>Barabási</w:t>
      </w:r>
      <w:proofErr w:type="spellEnd"/>
      <w:r>
        <w:rPr>
          <w:i/>
          <w:iCs/>
          <w:color w:val="666666"/>
        </w:rPr>
        <w:t xml:space="preserve">. </w:t>
      </w:r>
      <w:proofErr w:type="spellStart"/>
      <w:r>
        <w:rPr>
          <w:i/>
          <w:iCs/>
          <w:color w:val="666666"/>
        </w:rPr>
        <w:t>Cascading</w:t>
      </w:r>
      <w:proofErr w:type="spellEnd"/>
      <w:r>
        <w:rPr>
          <w:i/>
          <w:iCs/>
          <w:color w:val="666666"/>
        </w:rPr>
        <w:t xml:space="preserve"> </w:t>
      </w:r>
      <w:proofErr w:type="spellStart"/>
      <w:r>
        <w:rPr>
          <w:i/>
          <w:iCs/>
          <w:color w:val="666666"/>
        </w:rPr>
        <w:t>Failures</w:t>
      </w:r>
      <w:proofErr w:type="spellEnd"/>
      <w:r>
        <w:rPr>
          <w:i/>
          <w:iCs/>
          <w:color w:val="666666"/>
        </w:rPr>
        <w:t xml:space="preserve"> — Dueñas-Osorio. Pagani &amp; </w:t>
      </w:r>
      <w:proofErr w:type="spellStart"/>
      <w:r>
        <w:rPr>
          <w:i/>
          <w:iCs/>
          <w:color w:val="666666"/>
        </w:rPr>
        <w:t>Aiello</w:t>
      </w:r>
      <w:proofErr w:type="spellEnd"/>
      <w:r>
        <w:rPr>
          <w:i/>
          <w:iCs/>
          <w:color w:val="666666"/>
        </w:rPr>
        <w:t xml:space="preserve"> (2013) sobre redes eléctricas.</w:t>
      </w:r>
    </w:p>
    <w:p w14:paraId="13AC594D" w14:textId="77777777" w:rsidR="006C1A74" w:rsidRDefault="003D5ECC">
      <w:pPr>
        <w:pStyle w:val="Ttulo2"/>
      </w:pPr>
      <w:r>
        <w:t>8.2 Modelos Basados en Agentes (Mesa, Python)</w:t>
      </w:r>
    </w:p>
    <w:p w14:paraId="13AC594E" w14:textId="77777777" w:rsidR="006C1A74" w:rsidRDefault="003D5ECC">
      <w:pPr>
        <w:spacing w:before="80" w:after="60"/>
      </w:pPr>
      <w:r>
        <w:rPr>
          <w:color w:val="333333"/>
        </w:rPr>
        <w:t>Permiten simular sistemas "desde abajo": cada actor (generador, prosumidor, regulador) es un agente con reglas de decisión propias. El comportamiento macro del sistema (precios, adopción, congestión) emerge de las interacciones micro. Es particularmente útil cuando el comportamiento del sistema no se puede derivar del comportamiento de un "agente representativo" — por ejemplo, cuando la adopción de techos solares depende de imitación social entre vecinos, no solo de cálculo económico individual.</w:t>
      </w:r>
    </w:p>
    <w:p w14:paraId="13AC594F" w14:textId="77777777" w:rsidR="006C1A74" w:rsidRPr="00904F4D" w:rsidRDefault="003D5ECC">
      <w:pPr>
        <w:spacing w:before="40" w:after="80"/>
        <w:rPr>
          <w:lang w:val="en-US"/>
          <w:rPrChange w:id="69" w:author="Camilo Hernando Gomez Castro" w:date="2026-04-07T10:36:00Z">
            <w:rPr/>
          </w:rPrChange>
        </w:rPr>
      </w:pPr>
      <w:proofErr w:type="spellStart"/>
      <w:r w:rsidRPr="00904F4D">
        <w:rPr>
          <w:i/>
          <w:iCs/>
          <w:color w:val="666666"/>
          <w:lang w:val="en-US"/>
          <w:rPrChange w:id="70" w:author="Camilo Hernando Gomez Castro" w:date="2026-04-07T10:36:00Z">
            <w:rPr>
              <w:i/>
              <w:iCs/>
              <w:color w:val="666666"/>
            </w:rPr>
          </w:rPrChange>
        </w:rPr>
        <w:t>Referencias</w:t>
      </w:r>
      <w:proofErr w:type="spellEnd"/>
      <w:r w:rsidRPr="00904F4D">
        <w:rPr>
          <w:i/>
          <w:iCs/>
          <w:color w:val="666666"/>
          <w:lang w:val="en-US"/>
          <w:rPrChange w:id="71" w:author="Camilo Hernando Gomez Castro" w:date="2026-04-07T10:36:00Z">
            <w:rPr>
              <w:i/>
              <w:iCs/>
              <w:color w:val="666666"/>
            </w:rPr>
          </w:rPrChange>
        </w:rPr>
        <w:t xml:space="preserve">: An Introduction to Agent-Based Modeling — Wilensky &amp; Rand. Agent-based wholesale electricity market models — </w:t>
      </w:r>
      <w:proofErr w:type="spellStart"/>
      <w:r w:rsidRPr="00904F4D">
        <w:rPr>
          <w:i/>
          <w:iCs/>
          <w:color w:val="666666"/>
          <w:lang w:val="en-US"/>
          <w:rPrChange w:id="72" w:author="Camilo Hernando Gomez Castro" w:date="2026-04-07T10:36:00Z">
            <w:rPr>
              <w:i/>
              <w:iCs/>
              <w:color w:val="666666"/>
            </w:rPr>
          </w:rPrChange>
        </w:rPr>
        <w:t>Weidlich</w:t>
      </w:r>
      <w:proofErr w:type="spellEnd"/>
      <w:r w:rsidRPr="00904F4D">
        <w:rPr>
          <w:i/>
          <w:iCs/>
          <w:color w:val="666666"/>
          <w:lang w:val="en-US"/>
          <w:rPrChange w:id="73" w:author="Camilo Hernando Gomez Castro" w:date="2026-04-07T10:36:00Z">
            <w:rPr>
              <w:i/>
              <w:iCs/>
              <w:color w:val="666666"/>
            </w:rPr>
          </w:rPrChange>
        </w:rPr>
        <w:t xml:space="preserve"> &amp; </w:t>
      </w:r>
      <w:proofErr w:type="spellStart"/>
      <w:r w:rsidRPr="00904F4D">
        <w:rPr>
          <w:i/>
          <w:iCs/>
          <w:color w:val="666666"/>
          <w:lang w:val="en-US"/>
          <w:rPrChange w:id="74" w:author="Camilo Hernando Gomez Castro" w:date="2026-04-07T10:36:00Z">
            <w:rPr>
              <w:i/>
              <w:iCs/>
              <w:color w:val="666666"/>
            </w:rPr>
          </w:rPrChange>
        </w:rPr>
        <w:t>Veit</w:t>
      </w:r>
      <w:proofErr w:type="spellEnd"/>
      <w:r w:rsidRPr="00904F4D">
        <w:rPr>
          <w:i/>
          <w:iCs/>
          <w:color w:val="666666"/>
          <w:lang w:val="en-US"/>
          <w:rPrChange w:id="75" w:author="Camilo Hernando Gomez Castro" w:date="2026-04-07T10:36:00Z">
            <w:rPr>
              <w:i/>
              <w:iCs/>
              <w:color w:val="666666"/>
            </w:rPr>
          </w:rPrChange>
        </w:rPr>
        <w:t xml:space="preserve">, 2008. </w:t>
      </w:r>
      <w:proofErr w:type="spellStart"/>
      <w:r w:rsidRPr="00904F4D">
        <w:rPr>
          <w:i/>
          <w:iCs/>
          <w:color w:val="666666"/>
          <w:lang w:val="en-US"/>
          <w:rPrChange w:id="76" w:author="Camilo Hernando Gomez Castro" w:date="2026-04-07T10:36:00Z">
            <w:rPr>
              <w:i/>
              <w:iCs/>
              <w:color w:val="666666"/>
            </w:rPr>
          </w:rPrChange>
        </w:rPr>
        <w:t>Documentación</w:t>
      </w:r>
      <w:proofErr w:type="spellEnd"/>
      <w:r w:rsidRPr="00904F4D">
        <w:rPr>
          <w:i/>
          <w:iCs/>
          <w:color w:val="666666"/>
          <w:lang w:val="en-US"/>
          <w:rPrChange w:id="77" w:author="Camilo Hernando Gomez Castro" w:date="2026-04-07T10:36:00Z">
            <w:rPr>
              <w:i/>
              <w:iCs/>
              <w:color w:val="666666"/>
            </w:rPr>
          </w:rPrChange>
        </w:rPr>
        <w:t xml:space="preserve"> Mesa — mesa.readthedocs.io.</w:t>
      </w:r>
    </w:p>
    <w:p w14:paraId="13AC5950" w14:textId="77777777" w:rsidR="006C1A74" w:rsidRPr="00904F4D" w:rsidRDefault="003D5ECC">
      <w:pPr>
        <w:pStyle w:val="Ttulo2"/>
        <w:rPr>
          <w:lang w:val="en-US"/>
          <w:rPrChange w:id="78" w:author="Camilo Hernando Gomez Castro" w:date="2026-04-07T10:36:00Z">
            <w:rPr/>
          </w:rPrChange>
        </w:rPr>
      </w:pPr>
      <w:r w:rsidRPr="00904F4D">
        <w:rPr>
          <w:lang w:val="en-US"/>
          <w:rPrChange w:id="79" w:author="Camilo Hernando Gomez Castro" w:date="2026-04-07T10:36:00Z">
            <w:rPr/>
          </w:rPrChange>
        </w:rPr>
        <w:t>8.3 Robust Decision Making Formal (PRIM, Rhodium)</w:t>
      </w:r>
    </w:p>
    <w:p w14:paraId="13AC5951" w14:textId="77777777" w:rsidR="006C1A74" w:rsidRDefault="003D5ECC">
      <w:pPr>
        <w:spacing w:before="80" w:after="60"/>
      </w:pPr>
      <w:r>
        <w:rPr>
          <w:color w:val="333333"/>
        </w:rPr>
        <w:t>Lleva el análisis de escenarios del curso al siguiente nivel computacional: en lugar de 4 escenarios cualitativos, se generan miles de futuros posibles mediante muestreo (</w:t>
      </w:r>
      <w:proofErr w:type="spellStart"/>
      <w:r>
        <w:rPr>
          <w:color w:val="333333"/>
        </w:rPr>
        <w:t>Latin</w:t>
      </w:r>
      <w:proofErr w:type="spellEnd"/>
      <w:r>
        <w:rPr>
          <w:color w:val="333333"/>
        </w:rPr>
        <w:t xml:space="preserve"> </w:t>
      </w:r>
      <w:proofErr w:type="spellStart"/>
      <w:r>
        <w:rPr>
          <w:color w:val="333333"/>
        </w:rPr>
        <w:t>Hypercube</w:t>
      </w:r>
      <w:proofErr w:type="spellEnd"/>
      <w:r>
        <w:rPr>
          <w:color w:val="333333"/>
        </w:rPr>
        <w:t>), y algoritmos como PRIM (</w:t>
      </w:r>
      <w:proofErr w:type="spellStart"/>
      <w:r>
        <w:rPr>
          <w:color w:val="333333"/>
        </w:rPr>
        <w:t>Patient</w:t>
      </w:r>
      <w:proofErr w:type="spellEnd"/>
      <w:r>
        <w:rPr>
          <w:color w:val="333333"/>
        </w:rPr>
        <w:t xml:space="preserve"> Rule </w:t>
      </w:r>
      <w:proofErr w:type="spellStart"/>
      <w:r>
        <w:rPr>
          <w:color w:val="333333"/>
        </w:rPr>
        <w:t>Induction</w:t>
      </w:r>
      <w:proofErr w:type="spellEnd"/>
      <w:r>
        <w:rPr>
          <w:color w:val="333333"/>
        </w:rPr>
        <w:t xml:space="preserve"> </w:t>
      </w:r>
      <w:proofErr w:type="spellStart"/>
      <w:r>
        <w:rPr>
          <w:color w:val="333333"/>
        </w:rPr>
        <w:t>Method</w:t>
      </w:r>
      <w:proofErr w:type="spellEnd"/>
      <w:r>
        <w:rPr>
          <w:color w:val="333333"/>
        </w:rPr>
        <w:t>) identifican automáticamente las "regiones de vulnerabilidad" de cada estrategia. El marco XLRM (</w:t>
      </w:r>
      <w:proofErr w:type="spellStart"/>
      <w:r>
        <w:rPr>
          <w:color w:val="333333"/>
        </w:rPr>
        <w:t>eXogenous</w:t>
      </w:r>
      <w:proofErr w:type="spellEnd"/>
      <w:r>
        <w:rPr>
          <w:color w:val="333333"/>
        </w:rPr>
        <w:t xml:space="preserve"> </w:t>
      </w:r>
      <w:proofErr w:type="spellStart"/>
      <w:r>
        <w:rPr>
          <w:color w:val="333333"/>
        </w:rPr>
        <w:t>uncertainties</w:t>
      </w:r>
      <w:proofErr w:type="spellEnd"/>
      <w:r>
        <w:rPr>
          <w:color w:val="333333"/>
        </w:rPr>
        <w:t xml:space="preserve">, </w:t>
      </w:r>
      <w:proofErr w:type="spellStart"/>
      <w:r>
        <w:rPr>
          <w:color w:val="333333"/>
        </w:rPr>
        <w:t>Levers</w:t>
      </w:r>
      <w:proofErr w:type="spellEnd"/>
      <w:r>
        <w:rPr>
          <w:color w:val="333333"/>
        </w:rPr>
        <w:t xml:space="preserve">, </w:t>
      </w:r>
      <w:proofErr w:type="spellStart"/>
      <w:r>
        <w:rPr>
          <w:color w:val="333333"/>
        </w:rPr>
        <w:t>Relationships</w:t>
      </w:r>
      <w:proofErr w:type="spellEnd"/>
      <w:r>
        <w:rPr>
          <w:color w:val="333333"/>
        </w:rPr>
        <w:t xml:space="preserve">, </w:t>
      </w:r>
      <w:proofErr w:type="spellStart"/>
      <w:r>
        <w:rPr>
          <w:color w:val="333333"/>
        </w:rPr>
        <w:t>Metrics</w:t>
      </w:r>
      <w:proofErr w:type="spellEnd"/>
      <w:r>
        <w:rPr>
          <w:color w:val="333333"/>
        </w:rPr>
        <w:t xml:space="preserve">) estructura el análisis. Es la metodología de RAND </w:t>
      </w:r>
      <w:proofErr w:type="spellStart"/>
      <w:r>
        <w:rPr>
          <w:color w:val="333333"/>
        </w:rPr>
        <w:t>Corporation</w:t>
      </w:r>
      <w:proofErr w:type="spellEnd"/>
      <w:r>
        <w:rPr>
          <w:color w:val="333333"/>
        </w:rPr>
        <w:t xml:space="preserve"> para decisiones de infraestructura bajo incertidumbre profunda.</w:t>
      </w:r>
    </w:p>
    <w:p w14:paraId="13AC5952" w14:textId="77777777" w:rsidR="006C1A74" w:rsidRPr="00904F4D" w:rsidRDefault="003D5ECC">
      <w:pPr>
        <w:spacing w:before="40" w:after="80"/>
        <w:rPr>
          <w:lang w:val="en-US"/>
          <w:rPrChange w:id="80" w:author="Camilo Hernando Gomez Castro" w:date="2026-04-07T10:36:00Z">
            <w:rPr/>
          </w:rPrChange>
        </w:rPr>
      </w:pPr>
      <w:proofErr w:type="spellStart"/>
      <w:r w:rsidRPr="00904F4D">
        <w:rPr>
          <w:i/>
          <w:iCs/>
          <w:color w:val="666666"/>
          <w:lang w:val="en-US"/>
          <w:rPrChange w:id="81" w:author="Camilo Hernando Gomez Castro" w:date="2026-04-07T10:36:00Z">
            <w:rPr>
              <w:i/>
              <w:iCs/>
              <w:color w:val="666666"/>
            </w:rPr>
          </w:rPrChange>
        </w:rPr>
        <w:t>Referencias</w:t>
      </w:r>
      <w:proofErr w:type="spellEnd"/>
      <w:r w:rsidRPr="00904F4D">
        <w:rPr>
          <w:i/>
          <w:iCs/>
          <w:color w:val="666666"/>
          <w:lang w:val="en-US"/>
          <w:rPrChange w:id="82" w:author="Camilo Hernando Gomez Castro" w:date="2026-04-07T10:36:00Z">
            <w:rPr>
              <w:i/>
              <w:iCs/>
              <w:color w:val="666666"/>
            </w:rPr>
          </w:rPrChange>
        </w:rPr>
        <w:t xml:space="preserve">: Decision Making under Deep Uncertainty — </w:t>
      </w:r>
      <w:proofErr w:type="spellStart"/>
      <w:r w:rsidRPr="00904F4D">
        <w:rPr>
          <w:i/>
          <w:iCs/>
          <w:color w:val="666666"/>
          <w:lang w:val="en-US"/>
          <w:rPrChange w:id="83" w:author="Camilo Hernando Gomez Castro" w:date="2026-04-07T10:36:00Z">
            <w:rPr>
              <w:i/>
              <w:iCs/>
              <w:color w:val="666666"/>
            </w:rPr>
          </w:rPrChange>
        </w:rPr>
        <w:t>Marchau</w:t>
      </w:r>
      <w:proofErr w:type="spellEnd"/>
      <w:r w:rsidRPr="00904F4D">
        <w:rPr>
          <w:i/>
          <w:iCs/>
          <w:color w:val="666666"/>
          <w:lang w:val="en-US"/>
          <w:rPrChange w:id="84" w:author="Camilo Hernando Gomez Castro" w:date="2026-04-07T10:36:00Z">
            <w:rPr>
              <w:i/>
              <w:iCs/>
              <w:color w:val="666666"/>
            </w:rPr>
          </w:rPrChange>
        </w:rPr>
        <w:t xml:space="preserve"> et al. </w:t>
      </w:r>
      <w:r w:rsidRPr="0094264C">
        <w:rPr>
          <w:i/>
          <w:iCs/>
          <w:color w:val="666666"/>
          <w:lang w:val="en-US"/>
          <w:rPrChange w:id="85" w:author="Camilo Hernando" w:date="2026-04-08T13:50:00Z">
            <w:rPr>
              <w:i/>
              <w:iCs/>
              <w:color w:val="666666"/>
            </w:rPr>
          </w:rPrChange>
        </w:rPr>
        <w:t xml:space="preserve">(Open Access). </w:t>
      </w:r>
      <w:r w:rsidRPr="00904F4D">
        <w:rPr>
          <w:i/>
          <w:iCs/>
          <w:color w:val="666666"/>
          <w:lang w:val="en-US"/>
          <w:rPrChange w:id="86" w:author="Camilo Hernando Gomez Castro" w:date="2026-04-07T10:36:00Z">
            <w:rPr>
              <w:i/>
              <w:iCs/>
              <w:color w:val="666666"/>
            </w:rPr>
          </w:rPrChange>
        </w:rPr>
        <w:t>Robust Decision Making — RAND Corporation. Rhodium — reed.cee.cornell.edu/software.</w:t>
      </w:r>
    </w:p>
    <w:p w14:paraId="2B090D33" w14:textId="77777777" w:rsidR="0094264C" w:rsidRPr="0094264C" w:rsidRDefault="0094264C">
      <w:pPr>
        <w:rPr>
          <w:ins w:id="87" w:author="Camilo Hernando" w:date="2026-04-08T13:50:00Z"/>
          <w:b/>
          <w:bCs/>
          <w:color w:val="1B2A4A"/>
          <w:sz w:val="30"/>
          <w:szCs w:val="30"/>
          <w:lang w:val="en-US"/>
          <w:rPrChange w:id="88" w:author="Camilo Hernando" w:date="2026-04-08T13:50:00Z">
            <w:rPr>
              <w:ins w:id="89" w:author="Camilo Hernando" w:date="2026-04-08T13:50:00Z"/>
              <w:b/>
              <w:bCs/>
              <w:color w:val="1B2A4A"/>
              <w:sz w:val="30"/>
              <w:szCs w:val="30"/>
            </w:rPr>
          </w:rPrChange>
        </w:rPr>
      </w:pPr>
      <w:ins w:id="90" w:author="Camilo Hernando" w:date="2026-04-08T13:50:00Z">
        <w:r w:rsidRPr="0094264C">
          <w:rPr>
            <w:lang w:val="en-US"/>
            <w:rPrChange w:id="91" w:author="Camilo Hernando" w:date="2026-04-08T13:50:00Z">
              <w:rPr/>
            </w:rPrChange>
          </w:rPr>
          <w:br w:type="page"/>
        </w:r>
      </w:ins>
    </w:p>
    <w:p w14:paraId="13AC5953" w14:textId="2B34FE35" w:rsidR="006C1A74" w:rsidRDefault="003D5ECC">
      <w:pPr>
        <w:pStyle w:val="Ttulo1"/>
      </w:pPr>
      <w:r>
        <w:lastRenderedPageBreak/>
        <w:t>9. POLÍTICAS DEL CURSO</w:t>
      </w:r>
    </w:p>
    <w:p w14:paraId="13AC5954" w14:textId="77777777" w:rsidR="006C1A74" w:rsidRDefault="003D5ECC">
      <w:pPr>
        <w:pStyle w:val="Ttulo2"/>
      </w:pPr>
      <w:r>
        <w:t>9.1 Asistencia a Sesiones Sincrónicas</w:t>
      </w:r>
    </w:p>
    <w:p w14:paraId="13AC5955" w14:textId="77777777" w:rsidR="006C1A74" w:rsidRDefault="003D5ECC">
      <w:pPr>
        <w:spacing w:before="60" w:after="80"/>
      </w:pPr>
      <w:r>
        <w:rPr>
          <w:color w:val="333333"/>
        </w:rPr>
        <w:t xml:space="preserve">La asistencia es obligatoria dado que las sesiones concentran evaluación directa (ejercicios en vivo, presentaciones). Se permite un máximo de 1 inasistencia justificada con trabajo compensatorio acordado con el profesor. Las sesiones se </w:t>
      </w:r>
      <w:proofErr w:type="gramStart"/>
      <w:r>
        <w:rPr>
          <w:color w:val="333333"/>
        </w:rPr>
        <w:t>graban</w:t>
      </w:r>
      <w:proofErr w:type="gramEnd"/>
      <w:r>
        <w:rPr>
          <w:color w:val="333333"/>
        </w:rPr>
        <w:t xml:space="preserve"> pero la grabación no sustituye la participación evaluada.</w:t>
      </w:r>
    </w:p>
    <w:p w14:paraId="13AC5956" w14:textId="77777777" w:rsidR="006C1A74" w:rsidRDefault="003D5ECC">
      <w:pPr>
        <w:pStyle w:val="Ttulo2"/>
      </w:pPr>
      <w:r>
        <w:t>9.2 Entregas</w:t>
      </w:r>
    </w:p>
    <w:p w14:paraId="13AC5957" w14:textId="77777777" w:rsidR="006C1A74" w:rsidRDefault="003D5ECC">
      <w:pPr>
        <w:spacing w:before="60" w:after="80"/>
      </w:pPr>
      <w:r>
        <w:rPr>
          <w:color w:val="333333"/>
        </w:rPr>
        <w:t>Los avances del proyecto y laboratorios deben entregarse 24-48 horas antes de la sesión sincrónica para que el profesor pueda preparar retroalimentación específica. Entregas fuera de plazo: penalización de 10% por día. Los grupos que no entregan pierden la oportunidad de presentar en la sesión correspondiente.</w:t>
      </w:r>
    </w:p>
    <w:p w14:paraId="13AC5958" w14:textId="77777777" w:rsidR="006C1A74" w:rsidRDefault="003D5ECC">
      <w:pPr>
        <w:pStyle w:val="Ttulo2"/>
      </w:pPr>
      <w:r>
        <w:t>9.3 Integridad Académica e IA Generativa</w:t>
      </w:r>
    </w:p>
    <w:p w14:paraId="13AC5959" w14:textId="77777777" w:rsidR="006C1A74" w:rsidRDefault="003D5ECC">
      <w:pPr>
        <w:spacing w:before="60" w:after="80"/>
      </w:pPr>
      <w:r>
        <w:rPr>
          <w:color w:val="333333"/>
        </w:rPr>
        <w:t xml:space="preserve">El uso de herramientas de IA generativa es permitido y alentado como herramienta de productividad (depurar código en </w:t>
      </w:r>
      <w:proofErr w:type="spellStart"/>
      <w:r>
        <w:rPr>
          <w:color w:val="333333"/>
        </w:rPr>
        <w:t>Vensim</w:t>
      </w:r>
      <w:proofErr w:type="spellEnd"/>
      <w:r>
        <w:rPr>
          <w:color w:val="333333"/>
        </w:rPr>
        <w:t xml:space="preserve"> o Python, sintetizar lecturas, iterar sobre borradores). Sin embargo, debe declararse explícitamente y los entregables deben reflejar comprensión propia. La evaluación sincrónica (presentaciones, defensa oral, ejercicios en vivo) es el mecanismo de verificación: quien no entiende su propio trabajo no puede defenderlo ante el profesor y sus pares.</w:t>
      </w:r>
    </w:p>
    <w:p w14:paraId="13AC595A" w14:textId="77777777" w:rsidR="006C1A74" w:rsidRDefault="003D5ECC">
      <w:pPr>
        <w:pStyle w:val="Ttulo2"/>
      </w:pPr>
      <w:r>
        <w:t>9.4 Comunicación</w:t>
      </w:r>
    </w:p>
    <w:p w14:paraId="13AC595B" w14:textId="77777777" w:rsidR="006C1A74" w:rsidRDefault="003D5ECC">
      <w:pPr>
        <w:spacing w:before="60" w:after="80"/>
      </w:pPr>
      <w:r>
        <w:rPr>
          <w:color w:val="333333"/>
        </w:rPr>
        <w:t xml:space="preserve">Canal principal: foro de anuncios de la plataforma. Consultas urgentes: mensajería interna. Tiempo de respuesta: 24 horas hábiles. Las dudas técnicas sobre </w:t>
      </w:r>
      <w:proofErr w:type="spellStart"/>
      <w:r>
        <w:rPr>
          <w:color w:val="333333"/>
        </w:rPr>
        <w:t>Vensim</w:t>
      </w:r>
      <w:proofErr w:type="spellEnd"/>
      <w:r>
        <w:rPr>
          <w:color w:val="333333"/>
        </w:rPr>
        <w:t xml:space="preserve"> o Python pueden y deben resolverse primero entre pares en el foro, fomentando el aprendizaje colaborativo.</w:t>
      </w:r>
    </w:p>
    <w:sectPr w:rsidR="006C1A74">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ablo Alexander Medina Sanchez" w:date="2026-03-18T13:11:00Z" w:initials="PS">
    <w:p w14:paraId="3CB7BB01" w14:textId="16C1A7AE" w:rsidR="003D5ECC" w:rsidRDefault="003D5ECC">
      <w:r>
        <w:annotationRef/>
      </w:r>
      <w:r w:rsidRPr="5365EAAE">
        <w:t>no pondría la palabra nodo, sino "elemento"</w:t>
      </w:r>
    </w:p>
  </w:comment>
  <w:comment w:id="1" w:author="Pablo Alexander Medina Sanchez" w:date="2026-03-21T14:20:00Z" w:initials="PS">
    <w:p w14:paraId="3FD33E06" w14:textId="7C1B8F40" w:rsidR="003D5ECC" w:rsidRDefault="003D5ECC">
      <w:r>
        <w:annotationRef/>
      </w:r>
      <w:r w:rsidRPr="1DFCE2A4">
        <w:t>Incluso pondría algo como "el proyecto como una forma de integración de las partes de un sistema complejo"</w:t>
      </w:r>
    </w:p>
  </w:comment>
  <w:comment w:id="2" w:author="Pablo Alexander Medina Sanchez" w:date="2026-03-21T14:27:00Z" w:initials="PS">
    <w:p w14:paraId="6810C075" w14:textId="7A81A38C" w:rsidR="003D5ECC" w:rsidRDefault="003D5ECC">
      <w:r>
        <w:annotationRef/>
      </w:r>
      <w:r w:rsidRPr="28BC5920">
        <w:t>Entiendo el sentido. Pero suena raro. No lo cambio porque no sé si es lo que se quiera decir.</w:t>
      </w:r>
    </w:p>
  </w:comment>
  <w:comment w:id="3" w:author="Pablo Alexander Medina Sanchez" w:date="2026-03-21T14:28:00Z" w:initials="PS">
    <w:p w14:paraId="2BE6C7A3" w14:textId="14A62B5C" w:rsidR="003D5ECC" w:rsidRDefault="003D5ECC">
      <w:r>
        <w:annotationRef/>
      </w:r>
      <w:r w:rsidRPr="17FED5B2">
        <w:t>No sé a qué hace referencia RAND</w:t>
      </w:r>
    </w:p>
  </w:comment>
  <w:comment w:id="4" w:author="Pablo Alexander Medina Sanchez" w:date="2026-03-21T14:29:00Z" w:initials="PS">
    <w:p w14:paraId="2D3B4709" w14:textId="1F25086D" w:rsidR="003D5ECC" w:rsidRDefault="003D5ECC">
      <w:r>
        <w:annotationRef/>
      </w:r>
      <w:r w:rsidRPr="32EF97A5">
        <w:t>No es lo mismo pensamiento estratégico a pensamiento sistémico. A la luz de lo que hemos discutido hoy, esto no tiene un enfoque estratégico</w:t>
      </w:r>
    </w:p>
    <w:p w14:paraId="15F0513B" w14:textId="0E8F62A8" w:rsidR="003D5ECC" w:rsidRDefault="003D5ECC"/>
  </w:comment>
  <w:comment w:id="6" w:author="Pablo Alexander Medina Sanchez" w:date="2026-03-18T13:13:00Z" w:initials="PS">
    <w:p w14:paraId="640C1D8D" w14:textId="6419B9C7" w:rsidR="003D5ECC" w:rsidRDefault="003D5ECC">
      <w:r>
        <w:annotationRef/>
      </w:r>
      <w:r w:rsidRPr="0E40E8FC">
        <w:t xml:space="preserve">Esto es el fenómeno del niño, </w:t>
      </w:r>
      <w:proofErr w:type="gramStart"/>
      <w:r w:rsidRPr="0E40E8FC">
        <w:t>verdad?</w:t>
      </w:r>
      <w:proofErr w:type="gramEnd"/>
    </w:p>
  </w:comment>
  <w:comment w:id="7" w:author="Pablo Alexander Medina Sanchez" w:date="2026-03-21T14:32:00Z" w:initials="PS">
    <w:p w14:paraId="7E88DA69" w14:textId="4011EB37" w:rsidR="003D5ECC" w:rsidRDefault="003D5ECC">
      <w:r>
        <w:annotationRef/>
      </w:r>
      <w:proofErr w:type="gramStart"/>
      <w:r w:rsidRPr="763751C0">
        <w:t>NO valdría la pena también hablar del fenómeno de la niña?</w:t>
      </w:r>
      <w:proofErr w:type="gramEnd"/>
    </w:p>
  </w:comment>
  <w:comment w:id="12" w:author="Pablo Alexander Medina Sanchez" w:date="2026-03-21T14:33:00Z" w:initials="PS">
    <w:p w14:paraId="7013A48E" w14:textId="1FABB97F" w:rsidR="003D5ECC" w:rsidRDefault="003D5ECC">
      <w:r>
        <w:annotationRef/>
      </w:r>
      <w:r w:rsidRPr="6C284027">
        <w:t>ser más suave en el tono</w:t>
      </w:r>
    </w:p>
  </w:comment>
  <w:comment w:id="36" w:author="Pablo Alexander Medina Sanchez" w:date="2026-03-21T14:48:00Z" w:initials="PS">
    <w:p w14:paraId="2C823B7A" w14:textId="1C4451BA" w:rsidR="003D5ECC" w:rsidRDefault="003D5ECC">
      <w:r>
        <w:annotationRef/>
      </w:r>
      <w:proofErr w:type="gramStart"/>
      <w:r w:rsidRPr="04FB7970">
        <w:t>Esto no se resume en el objetivo 01?</w:t>
      </w:r>
      <w:proofErr w:type="gramEnd"/>
      <w:r w:rsidRPr="04FB7970">
        <w:t xml:space="preserve"> No lo quito porque entiendo que esto está definido el excel que vimos la semana pasada. SI en algún momento vale la pena sacrificar algún objetivo, sacrificaría el 02</w:t>
      </w:r>
    </w:p>
  </w:comment>
  <w:comment w:id="37" w:author="Camilo Hernando Gomez Castro" w:date="2026-04-02T16:24:00Z" w:initials="CC">
    <w:p w14:paraId="103DBC15" w14:textId="4FC20D32" w:rsidR="6FDBA355" w:rsidRDefault="00DB08B4">
      <w:r>
        <w:annotationRef/>
      </w:r>
      <w:r w:rsidRPr="13E8A6B7">
        <w:t>tal vez dejarlo más abierto que solo el notebook (e.g., repo, app): implementación + informe</w:t>
      </w:r>
    </w:p>
  </w:comment>
  <w:comment w:id="38" w:author="Camilo Hernando Gomez Castro" w:date="2026-04-02T16:25:00Z" w:initials="CC">
    <w:p w14:paraId="43F16AA9" w14:textId="37A82F34" w:rsidR="64314B6E" w:rsidRDefault="00DB08B4">
      <w:r>
        <w:annotationRef/>
      </w:r>
      <w:r w:rsidRPr="3C5416C3">
        <w:t>no he usado esto previamente; no se si pueda ser un incentivo perverso</w:t>
      </w:r>
    </w:p>
  </w:comment>
  <w:comment w:id="39" w:author="Camilo Hernando Gomez Castro" w:date="2026-04-02T16:28:00Z" w:initials="CC">
    <w:p w14:paraId="6D003950" w14:textId="22B13612" w:rsidR="54E7E862" w:rsidRDefault="00DB08B4">
      <w:r>
        <w:annotationRef/>
      </w:r>
      <w:r w:rsidRPr="5E0DCE67">
        <w:t>Dice que no se programa (ellos), pero ¿tendríamos un notebook demostrativo de lo que sugeriría un análisis tipo ANADEC VS DINÁMICA? creo que sería lo ideal</w:t>
      </w:r>
    </w:p>
  </w:comment>
  <w:comment w:id="41" w:author="Pablo Alexander Medina Sanchez" w:date="2026-03-21T15:07:00Z" w:initials="PS">
    <w:p w14:paraId="37E0D469" w14:textId="35609BEE" w:rsidR="003D5ECC" w:rsidRDefault="003D5ECC">
      <w:r>
        <w:annotationRef/>
      </w:r>
      <w:r w:rsidRPr="208100C2">
        <w:t xml:space="preserve">Este material no lo tengo. </w:t>
      </w:r>
    </w:p>
  </w:comment>
  <w:comment w:id="42" w:author="Pablo Alexander Medina Sanchez" w:date="2026-03-21T15:08:00Z" w:initials="PS">
    <w:p w14:paraId="4FD6538D" w14:textId="7A49471B" w:rsidR="003D5ECC" w:rsidRDefault="003D5ECC">
      <w:r>
        <w:annotationRef/>
      </w:r>
      <w:r w:rsidRPr="68285072">
        <w:t xml:space="preserve">Esto no es evacuativo, </w:t>
      </w:r>
      <w:proofErr w:type="gramStart"/>
      <w:r w:rsidRPr="68285072">
        <w:t>verdad?</w:t>
      </w:r>
      <w:proofErr w:type="gramEnd"/>
      <w:r w:rsidRPr="68285072">
        <w:t xml:space="preserve"> No lo veo dentro de las rúbricas expuestas arriba</w:t>
      </w:r>
    </w:p>
  </w:comment>
  <w:comment w:id="43" w:author="Pablo Alexander Medina Sanchez" w:date="2026-03-21T15:11:00Z" w:initials="PS">
    <w:p w14:paraId="5688AB57" w14:textId="581EC760" w:rsidR="003D5ECC" w:rsidRDefault="003D5ECC">
      <w:r>
        <w:annotationRef/>
      </w:r>
      <w:r w:rsidRPr="40302F22">
        <w:t xml:space="preserve">Este comentario aplica para las secciones posteriores. En los otros aparece como evaluación. Si tres grupos presentan, el resto sube su trabajo, </w:t>
      </w:r>
      <w:proofErr w:type="gramStart"/>
      <w:r w:rsidRPr="40302F22">
        <w:t>verdad?</w:t>
      </w:r>
      <w:proofErr w:type="gramEnd"/>
      <w:r w:rsidRPr="40302F22">
        <w:t xml:space="preserve"> Supongo que se van rotando los grupos semana a semana</w:t>
      </w:r>
    </w:p>
  </w:comment>
  <w:comment w:id="46" w:author="Camilo Hernando Gomez Castro" w:date="2026-04-02T16:32:00Z" w:initials="CC">
    <w:p w14:paraId="5E84A980" w14:textId="0D9D4CFB" w:rsidR="15AF0DE5" w:rsidRDefault="00DB08B4">
      <w:r>
        <w:annotationRef/>
      </w:r>
      <w:r w:rsidRPr="3E7D05B8">
        <w:t>valdría la pena curiosear el curso de Camilo Olaya de Dinámica en MIAD, solo para tener presente posible overlap, y eventualmente justificar</w:t>
      </w:r>
    </w:p>
  </w:comment>
  <w:comment w:id="50" w:author="Pablo Alexander Medina Sanchez" w:date="2026-03-21T15:13:00Z" w:initials="PS">
    <w:p w14:paraId="18F3DBB0" w14:textId="619087A4" w:rsidR="003D5ECC" w:rsidRDefault="003D5ECC">
      <w:r>
        <w:annotationRef/>
      </w:r>
      <w:proofErr w:type="gramStart"/>
      <w:r w:rsidRPr="400A89F6">
        <w:t>Qué es SD?</w:t>
      </w:r>
      <w:proofErr w:type="gramEnd"/>
    </w:p>
  </w:comment>
  <w:comment w:id="51" w:author="Pablo Alexander Medina Sanchez" w:date="2026-03-21T15:13:00Z" w:initials="PS">
    <w:p w14:paraId="50D1C1AA" w14:textId="1425DEB1" w:rsidR="003D5ECC" w:rsidRDefault="003D5ECC">
      <w:r>
        <w:annotationRef/>
      </w:r>
      <w:r w:rsidRPr="7653D649">
        <w:t>Systems Dynamics?</w:t>
      </w:r>
    </w:p>
  </w:comment>
  <w:comment w:id="53" w:author="Pablo Alexander Medina Sanchez" w:date="2026-03-21T16:59:00Z" w:initials="PS">
    <w:p w14:paraId="13C4A9BA" w14:textId="31A54E5B" w:rsidR="003D5ECC" w:rsidRDefault="003D5ECC">
      <w:r>
        <w:annotationRef/>
      </w:r>
      <w:r w:rsidRPr="731A4BFD">
        <w:t xml:space="preserve">Aquí colocaría un video sobre sistemas sociales. Todo el tiempo se habló de sistemas </w:t>
      </w:r>
      <w:proofErr w:type="gramStart"/>
      <w:r w:rsidRPr="731A4BFD">
        <w:t>complejos</w:t>
      </w:r>
      <w:proofErr w:type="gramEnd"/>
      <w:r w:rsidRPr="731A4BFD">
        <w:t xml:space="preserve"> pero no se habló de sistemas sociales. Esto puede ser aquí o en la primera parte antes de entrar a dinámica de sistemas (analizar).</w:t>
      </w:r>
    </w:p>
  </w:comment>
  <w:comment w:id="65" w:author="Camilo Hernando Gomez Castro" w:date="2026-04-02T16:37:00Z" w:initials="CC">
    <w:p w14:paraId="383A9BBD" w14:textId="7CAAAC1E" w:rsidR="10ABD9DB" w:rsidRDefault="00DB08B4">
      <w:r>
        <w:annotationRef/>
      </w:r>
      <w:r w:rsidRPr="0B21EC2C">
        <w:t>esto podría ser limitante, o desmotivante, si el público de la maestría es global, también podría ser interesante que planteen sus casos (el riesgo sería la carga extra para el equipo docente, incorporando ese contexto extra)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B7BB01" w15:done="0"/>
  <w15:commentEx w15:paraId="3FD33E06" w15:paraIdParent="3CB7BB01" w15:done="0"/>
  <w15:commentEx w15:paraId="6810C075" w15:done="0"/>
  <w15:commentEx w15:paraId="2BE6C7A3" w15:done="0"/>
  <w15:commentEx w15:paraId="15F0513B" w15:done="0"/>
  <w15:commentEx w15:paraId="640C1D8D" w15:done="0"/>
  <w15:commentEx w15:paraId="7E88DA69" w15:paraIdParent="640C1D8D" w15:done="0"/>
  <w15:commentEx w15:paraId="7013A48E" w15:done="0"/>
  <w15:commentEx w15:paraId="2C823B7A" w15:done="0"/>
  <w15:commentEx w15:paraId="103DBC15" w15:done="0"/>
  <w15:commentEx w15:paraId="43F16AA9" w15:done="0"/>
  <w15:commentEx w15:paraId="6D003950" w15:done="0"/>
  <w15:commentEx w15:paraId="37E0D469" w15:done="0"/>
  <w15:commentEx w15:paraId="4FD6538D" w15:done="0"/>
  <w15:commentEx w15:paraId="5688AB57" w15:paraIdParent="4FD6538D" w15:done="0"/>
  <w15:commentEx w15:paraId="5E84A980" w15:done="0"/>
  <w15:commentEx w15:paraId="18F3DBB0" w15:done="0"/>
  <w15:commentEx w15:paraId="50D1C1AA" w15:paraIdParent="18F3DBB0" w15:done="0"/>
  <w15:commentEx w15:paraId="13C4A9BA" w15:done="0"/>
  <w15:commentEx w15:paraId="383A9B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32B53AE" w16cex:dateUtc="2026-03-18T18:11:00Z"/>
  <w16cex:commentExtensible w16cex:durableId="67923B91" w16cex:dateUtc="2026-03-21T19:20:00Z"/>
  <w16cex:commentExtensible w16cex:durableId="36B055C4" w16cex:dateUtc="2026-03-21T19:27:00Z"/>
  <w16cex:commentExtensible w16cex:durableId="76BB8BB9" w16cex:dateUtc="2026-03-21T19:28:00Z"/>
  <w16cex:commentExtensible w16cex:durableId="3118410E" w16cex:dateUtc="2026-03-21T19:29:00Z"/>
  <w16cex:commentExtensible w16cex:durableId="6143CF16" w16cex:dateUtc="2026-03-18T18:13:00Z"/>
  <w16cex:commentExtensible w16cex:durableId="07DEF969" w16cex:dateUtc="2026-03-21T19:32:00Z"/>
  <w16cex:commentExtensible w16cex:durableId="2ECF04B5" w16cex:dateUtc="2026-03-21T19:33:00Z"/>
  <w16cex:commentExtensible w16cex:durableId="08CFDC4F" w16cex:dateUtc="2026-03-21T19:48:00Z"/>
  <w16cex:commentExtensible w16cex:durableId="5FD67318" w16cex:dateUtc="2026-04-02T21:24:00Z"/>
  <w16cex:commentExtensible w16cex:durableId="26002DE4" w16cex:dateUtc="2026-04-02T21:25:00Z"/>
  <w16cex:commentExtensible w16cex:durableId="012128D7" w16cex:dateUtc="2026-04-02T21:28:00Z"/>
  <w16cex:commentExtensible w16cex:durableId="6CF0EB1E" w16cex:dateUtc="2026-03-21T20:07:00Z"/>
  <w16cex:commentExtensible w16cex:durableId="35C8F206" w16cex:dateUtc="2026-03-21T20:08:00Z"/>
  <w16cex:commentExtensible w16cex:durableId="3AD34E47" w16cex:dateUtc="2026-03-21T20:11:00Z"/>
  <w16cex:commentExtensible w16cex:durableId="0407E9AF" w16cex:dateUtc="2026-04-02T21:32:00Z"/>
  <w16cex:commentExtensible w16cex:durableId="662CFCD9" w16cex:dateUtc="2026-03-21T20:13:00Z"/>
  <w16cex:commentExtensible w16cex:durableId="578F86E2" w16cex:dateUtc="2026-03-21T20:13:00Z"/>
  <w16cex:commentExtensible w16cex:durableId="714BD79C" w16cex:dateUtc="2026-03-21T21:59:00Z"/>
  <w16cex:commentExtensible w16cex:durableId="37B2D585" w16cex:dateUtc="2026-04-02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B7BB01" w16cid:durableId="132B53AE"/>
  <w16cid:commentId w16cid:paraId="3FD33E06" w16cid:durableId="67923B91"/>
  <w16cid:commentId w16cid:paraId="6810C075" w16cid:durableId="36B055C4"/>
  <w16cid:commentId w16cid:paraId="2BE6C7A3" w16cid:durableId="76BB8BB9"/>
  <w16cid:commentId w16cid:paraId="15F0513B" w16cid:durableId="3118410E"/>
  <w16cid:commentId w16cid:paraId="640C1D8D" w16cid:durableId="6143CF16"/>
  <w16cid:commentId w16cid:paraId="7E88DA69" w16cid:durableId="07DEF969"/>
  <w16cid:commentId w16cid:paraId="7013A48E" w16cid:durableId="2ECF04B5"/>
  <w16cid:commentId w16cid:paraId="2C823B7A" w16cid:durableId="08CFDC4F"/>
  <w16cid:commentId w16cid:paraId="103DBC15" w16cid:durableId="5FD67318"/>
  <w16cid:commentId w16cid:paraId="43F16AA9" w16cid:durableId="26002DE4"/>
  <w16cid:commentId w16cid:paraId="6D003950" w16cid:durableId="012128D7"/>
  <w16cid:commentId w16cid:paraId="37E0D469" w16cid:durableId="6CF0EB1E"/>
  <w16cid:commentId w16cid:paraId="4FD6538D" w16cid:durableId="35C8F206"/>
  <w16cid:commentId w16cid:paraId="5688AB57" w16cid:durableId="3AD34E47"/>
  <w16cid:commentId w16cid:paraId="5E84A980" w16cid:durableId="0407E9AF"/>
  <w16cid:commentId w16cid:paraId="18F3DBB0" w16cid:durableId="662CFCD9"/>
  <w16cid:commentId w16cid:paraId="50D1C1AA" w16cid:durableId="578F86E2"/>
  <w16cid:commentId w16cid:paraId="13C4A9BA" w16cid:durableId="714BD79C"/>
  <w16cid:commentId w16cid:paraId="383A9BBD" w16cid:durableId="37B2D5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1C106" w14:textId="77777777" w:rsidR="00273124" w:rsidRDefault="00273124">
      <w:r>
        <w:separator/>
      </w:r>
    </w:p>
  </w:endnote>
  <w:endnote w:type="continuationSeparator" w:id="0">
    <w:p w14:paraId="1A28B639" w14:textId="77777777" w:rsidR="00273124" w:rsidRDefault="00273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C595D" w14:textId="741500C3" w:rsidR="006C1A74" w:rsidRDefault="003D5ECC">
    <w:pPr>
      <w:jc w:val="center"/>
    </w:pPr>
    <w:r>
      <w:rPr>
        <w:color w:val="666666"/>
        <w:sz w:val="16"/>
        <w:szCs w:val="16"/>
      </w:rPr>
      <w:t xml:space="preserve">Universidad de los Andes — 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E50AC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2AC96" w14:textId="77777777" w:rsidR="00273124" w:rsidRDefault="00273124">
      <w:r>
        <w:separator/>
      </w:r>
    </w:p>
  </w:footnote>
  <w:footnote w:type="continuationSeparator" w:id="0">
    <w:p w14:paraId="60C890CA" w14:textId="77777777" w:rsidR="00273124" w:rsidRDefault="002731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C595C" w14:textId="77777777" w:rsidR="006C1A74" w:rsidRDefault="003D5ECC">
    <w:pPr>
      <w:jc w:val="right"/>
    </w:pPr>
    <w:r>
      <w:rPr>
        <w:i/>
        <w:iCs/>
        <w:color w:val="666666"/>
        <w:sz w:val="16"/>
        <w:szCs w:val="16"/>
      </w:rPr>
      <w:t>MISE — Systems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6D0ADC"/>
    <w:multiLevelType w:val="hybridMultilevel"/>
    <w:tmpl w:val="B6FC7D7A"/>
    <w:lvl w:ilvl="0" w:tplc="2370F074">
      <w:start w:val="1"/>
      <w:numFmt w:val="bullet"/>
      <w:lvlText w:val="●"/>
      <w:lvlJc w:val="left"/>
      <w:pPr>
        <w:ind w:left="720" w:hanging="360"/>
      </w:pPr>
    </w:lvl>
    <w:lvl w:ilvl="1" w:tplc="37423ACC">
      <w:start w:val="1"/>
      <w:numFmt w:val="bullet"/>
      <w:lvlText w:val="○"/>
      <w:lvlJc w:val="left"/>
      <w:pPr>
        <w:ind w:left="1440" w:hanging="360"/>
      </w:pPr>
    </w:lvl>
    <w:lvl w:ilvl="2" w:tplc="F6AE102E">
      <w:start w:val="1"/>
      <w:numFmt w:val="bullet"/>
      <w:lvlText w:val="■"/>
      <w:lvlJc w:val="left"/>
      <w:pPr>
        <w:ind w:left="2160" w:hanging="360"/>
      </w:pPr>
    </w:lvl>
    <w:lvl w:ilvl="3" w:tplc="2C2A98D0">
      <w:start w:val="1"/>
      <w:numFmt w:val="bullet"/>
      <w:lvlText w:val="●"/>
      <w:lvlJc w:val="left"/>
      <w:pPr>
        <w:ind w:left="2880" w:hanging="360"/>
      </w:pPr>
    </w:lvl>
    <w:lvl w:ilvl="4" w:tplc="D69A78C6">
      <w:start w:val="1"/>
      <w:numFmt w:val="bullet"/>
      <w:lvlText w:val="○"/>
      <w:lvlJc w:val="left"/>
      <w:pPr>
        <w:ind w:left="3600" w:hanging="360"/>
      </w:pPr>
    </w:lvl>
    <w:lvl w:ilvl="5" w:tplc="B8701F7A">
      <w:start w:val="1"/>
      <w:numFmt w:val="bullet"/>
      <w:lvlText w:val="■"/>
      <w:lvlJc w:val="left"/>
      <w:pPr>
        <w:ind w:left="4320" w:hanging="360"/>
      </w:pPr>
    </w:lvl>
    <w:lvl w:ilvl="6" w:tplc="0C624C88">
      <w:start w:val="1"/>
      <w:numFmt w:val="bullet"/>
      <w:lvlText w:val="●"/>
      <w:lvlJc w:val="left"/>
      <w:pPr>
        <w:ind w:left="5040" w:hanging="360"/>
      </w:pPr>
    </w:lvl>
    <w:lvl w:ilvl="7" w:tplc="5594A422">
      <w:start w:val="1"/>
      <w:numFmt w:val="bullet"/>
      <w:lvlText w:val="●"/>
      <w:lvlJc w:val="left"/>
      <w:pPr>
        <w:ind w:left="5760" w:hanging="360"/>
      </w:pPr>
    </w:lvl>
    <w:lvl w:ilvl="8" w:tplc="3AFEB522">
      <w:start w:val="1"/>
      <w:numFmt w:val="bullet"/>
      <w:lvlText w:val="●"/>
      <w:lvlJc w:val="left"/>
      <w:pPr>
        <w:ind w:left="6480" w:hanging="360"/>
      </w:pPr>
    </w:lvl>
  </w:abstractNum>
  <w:num w:numId="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blo Alexander Medina Sanchez">
    <w15:presenceInfo w15:providerId="AD" w15:userId="S::pab-medi@uniandes.edu.co::a0cda053-a1ad-4108-acf6-9dc735a46126"/>
  </w15:person>
  <w15:person w15:author="Camilo Hernando Gomez Castro">
    <w15:presenceInfo w15:providerId="AD" w15:userId="S::ch.gomez171@uniandes.edu.co::1a191d15-66d4-48c8-a15e-e6b46a5030f4"/>
  </w15:person>
  <w15:person w15:author="Camilo Hernando">
    <w15:presenceInfo w15:providerId="AD" w15:userId="S::ch.gomez171@uniandes.edu.co::1a191d15-66d4-48c8-a15e-e6b46a5030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A74"/>
    <w:rsid w:val="000350FA"/>
    <w:rsid w:val="00152316"/>
    <w:rsid w:val="00273124"/>
    <w:rsid w:val="003D5ECC"/>
    <w:rsid w:val="00500F4B"/>
    <w:rsid w:val="006C1A74"/>
    <w:rsid w:val="007076E7"/>
    <w:rsid w:val="00904F4D"/>
    <w:rsid w:val="0094264C"/>
    <w:rsid w:val="009E4C6A"/>
    <w:rsid w:val="00AC675A"/>
    <w:rsid w:val="00CE5588"/>
    <w:rsid w:val="00DB08B4"/>
    <w:rsid w:val="00E50ACC"/>
    <w:rsid w:val="018411F2"/>
    <w:rsid w:val="030CC6F1"/>
    <w:rsid w:val="069C5AB4"/>
    <w:rsid w:val="090A6B11"/>
    <w:rsid w:val="0A4CDE69"/>
    <w:rsid w:val="0CC95010"/>
    <w:rsid w:val="0CFD991F"/>
    <w:rsid w:val="0E97C8AF"/>
    <w:rsid w:val="11E1E9AB"/>
    <w:rsid w:val="135F9307"/>
    <w:rsid w:val="13EAF9A5"/>
    <w:rsid w:val="15023039"/>
    <w:rsid w:val="1516D711"/>
    <w:rsid w:val="153C0EB4"/>
    <w:rsid w:val="19D2C8B8"/>
    <w:rsid w:val="1CAE41E4"/>
    <w:rsid w:val="1FDF05EF"/>
    <w:rsid w:val="2030D868"/>
    <w:rsid w:val="262FA466"/>
    <w:rsid w:val="2898CFD3"/>
    <w:rsid w:val="29E0A150"/>
    <w:rsid w:val="2E0B3A15"/>
    <w:rsid w:val="2F30F218"/>
    <w:rsid w:val="303BFE11"/>
    <w:rsid w:val="328DE7B9"/>
    <w:rsid w:val="345CF5B5"/>
    <w:rsid w:val="34F3278F"/>
    <w:rsid w:val="36E0B492"/>
    <w:rsid w:val="387C2934"/>
    <w:rsid w:val="39B47F0C"/>
    <w:rsid w:val="3CA155FA"/>
    <w:rsid w:val="3DC6B95B"/>
    <w:rsid w:val="3EDA6686"/>
    <w:rsid w:val="47A41A24"/>
    <w:rsid w:val="4AF79C16"/>
    <w:rsid w:val="4C7E74FE"/>
    <w:rsid w:val="4FCAD1C2"/>
    <w:rsid w:val="53F9FCF5"/>
    <w:rsid w:val="55659F8B"/>
    <w:rsid w:val="5704969C"/>
    <w:rsid w:val="5851C870"/>
    <w:rsid w:val="5A434669"/>
    <w:rsid w:val="5AA32F43"/>
    <w:rsid w:val="5D031816"/>
    <w:rsid w:val="5DB665C4"/>
    <w:rsid w:val="61780B1D"/>
    <w:rsid w:val="627EC6AF"/>
    <w:rsid w:val="65FD23C9"/>
    <w:rsid w:val="674B9949"/>
    <w:rsid w:val="6A778601"/>
    <w:rsid w:val="6CB7FD1C"/>
    <w:rsid w:val="6CC53F9D"/>
    <w:rsid w:val="6FCAAB5C"/>
    <w:rsid w:val="70210145"/>
    <w:rsid w:val="7295AA81"/>
    <w:rsid w:val="74287B63"/>
    <w:rsid w:val="754CB043"/>
    <w:rsid w:val="772D7905"/>
    <w:rsid w:val="79207F71"/>
    <w:rsid w:val="7FBD64E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C5611"/>
  <w15:docId w15:val="{CD3542C2-7BC4-2743-8A17-19750690C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B2A4A"/>
      <w:sz w:val="30"/>
      <w:szCs w:val="30"/>
    </w:rPr>
  </w:style>
  <w:style w:type="paragraph" w:styleId="Ttulo2">
    <w:name w:val="heading 2"/>
    <w:uiPriority w:val="9"/>
    <w:unhideWhenUsed/>
    <w:qFormat/>
    <w:pPr>
      <w:spacing w:before="280" w:after="120"/>
      <w:outlineLvl w:val="1"/>
    </w:pPr>
    <w:rPr>
      <w:b/>
      <w:bCs/>
      <w:color w:val="2E509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24</Pages>
  <Words>5361</Words>
  <Characters>29489</Characters>
  <Application>Microsoft Office Word</Application>
  <DocSecurity>0</DocSecurity>
  <Lines>245</Lines>
  <Paragraphs>69</Paragraphs>
  <ScaleCrop>false</ScaleCrop>
  <Company/>
  <LinksUpToDate>false</LinksUpToDate>
  <CharactersWithSpaces>34781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Camilo Hernando</cp:lastModifiedBy>
  <cp:revision>11</cp:revision>
  <dcterms:created xsi:type="dcterms:W3CDTF">2026-04-02T20:57:00Z</dcterms:created>
  <dcterms:modified xsi:type="dcterms:W3CDTF">2026-04-08T18:55:00Z</dcterms:modified>
</cp:coreProperties>
</file>